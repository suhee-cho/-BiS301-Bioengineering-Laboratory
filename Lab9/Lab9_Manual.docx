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FD1683" w14:textId="77777777" w:rsidR="009C7471" w:rsidRPr="009E138B" w:rsidRDefault="009C7471" w:rsidP="009C7471">
      <w:pPr>
        <w:pStyle w:val="a6"/>
        <w:rPr>
          <w:rFonts w:ascii="Times New Roman" w:hAnsi="Times New Roman" w:cs="Times New Roman"/>
          <w:sz w:val="28"/>
          <w:szCs w:val="22"/>
        </w:rPr>
      </w:pPr>
      <w:r w:rsidRPr="009E138B">
        <w:rPr>
          <w:rFonts w:ascii="Times New Roman" w:hAnsi="Times New Roman" w:cs="Times New Roman"/>
          <w:sz w:val="28"/>
          <w:szCs w:val="22"/>
        </w:rPr>
        <w:t>Lab 9. Microarray data analysis 1</w:t>
      </w:r>
    </w:p>
    <w:p w14:paraId="35555B62" w14:textId="77777777" w:rsidR="009C7471" w:rsidRPr="009E138B" w:rsidRDefault="009C7471" w:rsidP="009C7471">
      <w:pPr>
        <w:pStyle w:val="a6"/>
        <w:rPr>
          <w:rFonts w:ascii="Times New Roman" w:hAnsi="Times New Roman" w:cs="Times New Roman"/>
          <w:sz w:val="22"/>
          <w:szCs w:val="22"/>
        </w:rPr>
      </w:pPr>
    </w:p>
    <w:p w14:paraId="269F967F" w14:textId="77777777" w:rsidR="009C7471" w:rsidRPr="009E138B" w:rsidRDefault="009C7471" w:rsidP="009E138B">
      <w:pPr>
        <w:pStyle w:val="StyleHeading1Bold"/>
      </w:pPr>
      <w:r w:rsidRPr="009E138B">
        <w:t>Objective</w:t>
      </w:r>
    </w:p>
    <w:p w14:paraId="535D3C16" w14:textId="77777777" w:rsidR="009C7471" w:rsidRPr="009E138B" w:rsidRDefault="009C7471" w:rsidP="009C7471">
      <w:pPr>
        <w:pStyle w:val="a3"/>
        <w:numPr>
          <w:ilvl w:val="0"/>
          <w:numId w:val="5"/>
        </w:numPr>
        <w:ind w:leftChars="0"/>
        <w:rPr>
          <w:rFonts w:ascii="Times New Roman" w:eastAsia="굴림" w:hAnsi="Times New Roman" w:cs="Times New Roman"/>
          <w:kern w:val="0"/>
          <w:sz w:val="22"/>
        </w:rPr>
      </w:pPr>
      <w:r w:rsidRPr="009E138B">
        <w:rPr>
          <w:rFonts w:ascii="Times New Roman" w:eastAsia="굴림" w:hAnsi="Times New Roman" w:cs="Times New Roman"/>
          <w:kern w:val="0"/>
          <w:sz w:val="22"/>
        </w:rPr>
        <w:t>To learn how to use MATLAB.</w:t>
      </w:r>
    </w:p>
    <w:p w14:paraId="3AD6E971" w14:textId="77777777" w:rsidR="009C7471" w:rsidRPr="009E138B" w:rsidRDefault="009C7471" w:rsidP="009C7471">
      <w:pPr>
        <w:pStyle w:val="a3"/>
        <w:numPr>
          <w:ilvl w:val="0"/>
          <w:numId w:val="5"/>
        </w:numPr>
        <w:ind w:leftChars="0"/>
        <w:rPr>
          <w:rFonts w:ascii="Times New Roman" w:eastAsia="굴림" w:hAnsi="Times New Roman" w:cs="Times New Roman"/>
          <w:kern w:val="0"/>
          <w:sz w:val="22"/>
        </w:rPr>
      </w:pPr>
      <w:r w:rsidRPr="009E138B">
        <w:rPr>
          <w:rFonts w:ascii="Times New Roman" w:eastAsia="굴림" w:hAnsi="Times New Roman" w:cs="Times New Roman"/>
          <w:kern w:val="0"/>
          <w:sz w:val="22"/>
        </w:rPr>
        <w:t>To preprocess microarray data for removing variation through MATLAB.</w:t>
      </w:r>
    </w:p>
    <w:p w14:paraId="61C65889" w14:textId="77777777" w:rsidR="009C7471" w:rsidRPr="009E138B" w:rsidRDefault="009C7471" w:rsidP="009C7471">
      <w:pPr>
        <w:pStyle w:val="a3"/>
        <w:numPr>
          <w:ilvl w:val="0"/>
          <w:numId w:val="5"/>
        </w:numPr>
        <w:wordWrap/>
        <w:adjustRightInd w:val="0"/>
        <w:ind w:leftChars="0"/>
        <w:jc w:val="left"/>
        <w:rPr>
          <w:rFonts w:ascii="Times New Roman" w:eastAsia="굴림" w:hAnsi="Times New Roman" w:cs="Times New Roman"/>
          <w:kern w:val="0"/>
          <w:sz w:val="22"/>
        </w:rPr>
      </w:pPr>
      <w:r w:rsidRPr="009E138B">
        <w:rPr>
          <w:rFonts w:ascii="Times New Roman" w:eastAsia="굴림" w:hAnsi="Times New Roman" w:cs="Times New Roman"/>
          <w:kern w:val="0"/>
          <w:sz w:val="22"/>
        </w:rPr>
        <w:t>To extract differentially expressed genes from preprocessed microarray data using statistical analysis through MATLAB.</w:t>
      </w:r>
    </w:p>
    <w:p w14:paraId="113F5A5C" w14:textId="77777777" w:rsidR="009C7471" w:rsidRPr="009E138B" w:rsidRDefault="009C7471" w:rsidP="009C7471">
      <w:pPr>
        <w:rPr>
          <w:rFonts w:ascii="Times New Roman" w:hAnsi="Times New Roman" w:cs="Times New Roman"/>
          <w:sz w:val="22"/>
        </w:rPr>
      </w:pPr>
    </w:p>
    <w:p w14:paraId="467A460D" w14:textId="77777777" w:rsidR="009C7471" w:rsidRPr="009E138B" w:rsidRDefault="009C7471" w:rsidP="009E138B">
      <w:pPr>
        <w:pStyle w:val="StyleHeading1Bold"/>
      </w:pPr>
      <w:r w:rsidRPr="009E138B">
        <w:t>Background</w:t>
      </w:r>
    </w:p>
    <w:p w14:paraId="5BDE3743" w14:textId="77777777" w:rsidR="009C7471" w:rsidRPr="009E138B" w:rsidRDefault="009C7471" w:rsidP="009C7471">
      <w:pPr>
        <w:pStyle w:val="StyleHeading2Bold"/>
        <w:numPr>
          <w:ilvl w:val="1"/>
          <w:numId w:val="1"/>
        </w:numPr>
        <w:rPr>
          <w:rFonts w:ascii="Times New Roman" w:hAnsi="Times New Roman"/>
          <w:b w:val="0"/>
          <w:sz w:val="22"/>
          <w:szCs w:val="22"/>
        </w:rPr>
      </w:pPr>
      <w:r w:rsidRPr="009E138B">
        <w:rPr>
          <w:rFonts w:ascii="Times New Roman" w:hAnsi="Times New Roman"/>
          <w:b w:val="0"/>
          <w:sz w:val="22"/>
          <w:szCs w:val="22"/>
        </w:rPr>
        <w:t>Microarray</w:t>
      </w:r>
    </w:p>
    <w:p w14:paraId="76FAFDAC" w14:textId="740DE9F8" w:rsidR="009C7471" w:rsidRPr="009E138B" w:rsidRDefault="009C7471" w:rsidP="00961A8B">
      <w:pPr>
        <w:widowControl/>
        <w:wordWrap/>
        <w:autoSpaceDE/>
        <w:autoSpaceDN/>
        <w:ind w:firstLine="220"/>
        <w:rPr>
          <w:rFonts w:ascii="Times New Roman" w:hAnsi="Times New Roman" w:cs="Times New Roman"/>
          <w:sz w:val="22"/>
        </w:rPr>
      </w:pPr>
      <w:r w:rsidRPr="009E138B">
        <w:rPr>
          <w:rFonts w:ascii="Times New Roman" w:hAnsi="Times New Roman" w:cs="Times New Roman"/>
          <w:sz w:val="22"/>
        </w:rPr>
        <w:t>A microarray is a solid support (such as a glass microscope slide or a nylon membrane) on which DNA of</w:t>
      </w:r>
      <w:r w:rsidRPr="009E138B">
        <w:rPr>
          <w:rFonts w:ascii="Times New Roman" w:hAnsi="Times New Roman" w:cs="Times New Roman"/>
          <w:strike/>
          <w:sz w:val="22"/>
        </w:rPr>
        <w:t xml:space="preserve"> </w:t>
      </w:r>
      <w:r w:rsidRPr="009E138B">
        <w:rPr>
          <w:rFonts w:ascii="Times New Roman" w:hAnsi="Times New Roman" w:cs="Times New Roman"/>
          <w:sz w:val="22"/>
        </w:rPr>
        <w:t>known sequence is deposited in a regular grid like array. The DNA may take the form of cDNA</w:t>
      </w:r>
      <w:r w:rsidR="00DF5862">
        <w:rPr>
          <w:rFonts w:ascii="Times New Roman" w:hAnsi="Times New Roman" w:cs="Times New Roman"/>
          <w:sz w:val="22"/>
        </w:rPr>
        <w:t>(complementary DNA)</w:t>
      </w:r>
      <w:r w:rsidRPr="009E138B">
        <w:rPr>
          <w:rFonts w:ascii="Times New Roman" w:hAnsi="Times New Roman" w:cs="Times New Roman"/>
          <w:sz w:val="22"/>
        </w:rPr>
        <w:t xml:space="preserve"> or oligonucleotides that can hybridize complementally with target DNAs. Typically, RNA is extracted from biological sources of interest, such as cell lines with or without drug treatment, tissues from wild-type or mutant organisms, or samples studied across a time course (figure1). The RNA is often converted to cDNA, labeled with fluorescence dyes differently for cDNAs of different sources, and hybridized to the array.</w:t>
      </w:r>
    </w:p>
    <w:p w14:paraId="15E2A4C0" w14:textId="77777777" w:rsidR="009C7471" w:rsidRPr="009E138B" w:rsidRDefault="009C7471" w:rsidP="009C7471">
      <w:pPr>
        <w:widowControl/>
        <w:wordWrap/>
        <w:autoSpaceDE/>
        <w:autoSpaceDN/>
        <w:rPr>
          <w:rFonts w:ascii="Times New Roman" w:hAnsi="Times New Roman" w:cs="Times New Roman"/>
          <w:sz w:val="22"/>
        </w:rPr>
      </w:pPr>
    </w:p>
    <w:p w14:paraId="32D71791" w14:textId="77777777" w:rsidR="009C7471" w:rsidRPr="009E138B" w:rsidRDefault="009C7471" w:rsidP="009C7471">
      <w:pPr>
        <w:widowControl/>
        <w:wordWrap/>
        <w:autoSpaceDE/>
        <w:autoSpaceDN/>
        <w:ind w:firstLineChars="100" w:firstLine="220"/>
        <w:jc w:val="center"/>
        <w:rPr>
          <w:rFonts w:ascii="Times New Roman" w:hAnsi="Times New Roman" w:cs="Times New Roman"/>
          <w:sz w:val="22"/>
        </w:rPr>
      </w:pPr>
      <w:r w:rsidRPr="009E138B">
        <w:rPr>
          <w:rFonts w:ascii="Times New Roman" w:hAnsi="Times New Roman" w:cs="Times New Roman"/>
          <w:noProof/>
          <w:sz w:val="22"/>
        </w:rPr>
        <w:drawing>
          <wp:inline distT="0" distB="0" distL="0" distR="0" wp14:anchorId="738912B7" wp14:editId="6C9FE346">
            <wp:extent cx="4222143" cy="3181047"/>
            <wp:effectExtent l="0" t="0" r="6985" b="635"/>
            <wp:docPr id="483" name="그림 483" descr="C:\Users\Administrator\Pictures\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Pictures\m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22970" cy="3181670"/>
                    </a:xfrm>
                    <a:prstGeom prst="rect">
                      <a:avLst/>
                    </a:prstGeom>
                    <a:noFill/>
                    <a:ln>
                      <a:noFill/>
                    </a:ln>
                  </pic:spPr>
                </pic:pic>
              </a:graphicData>
            </a:graphic>
          </wp:inline>
        </w:drawing>
      </w:r>
    </w:p>
    <w:p w14:paraId="00AFE9E6" w14:textId="77777777" w:rsidR="009C7471" w:rsidRPr="009E138B" w:rsidRDefault="009C7471" w:rsidP="009C7471">
      <w:pPr>
        <w:widowControl/>
        <w:wordWrap/>
        <w:autoSpaceDE/>
        <w:autoSpaceDN/>
        <w:rPr>
          <w:rFonts w:ascii="Times New Roman" w:hAnsi="Times New Roman" w:cs="Times New Roman"/>
          <w:sz w:val="22"/>
        </w:rPr>
      </w:pPr>
      <w:r w:rsidRPr="009E138B">
        <w:rPr>
          <w:rFonts w:ascii="Times New Roman" w:hAnsi="Times New Roman" w:cs="Times New Roman"/>
          <w:sz w:val="22"/>
        </w:rPr>
        <w:t>Figure1. Typical microarray experiment setup to find differential gene expression profiles in different conditions</w:t>
      </w:r>
    </w:p>
    <w:p w14:paraId="3CA709B7" w14:textId="77777777" w:rsidR="009C7471" w:rsidRPr="009E138B" w:rsidRDefault="009C7471" w:rsidP="00961A8B">
      <w:pPr>
        <w:widowControl/>
        <w:wordWrap/>
        <w:autoSpaceDE/>
        <w:autoSpaceDN/>
        <w:ind w:firstLine="221"/>
        <w:rPr>
          <w:rFonts w:ascii="Times New Roman" w:hAnsi="Times New Roman" w:cs="Times New Roman"/>
          <w:color w:val="FF0000"/>
          <w:sz w:val="22"/>
        </w:rPr>
      </w:pPr>
      <w:r w:rsidRPr="009E138B">
        <w:rPr>
          <w:rFonts w:ascii="Times New Roman" w:hAnsi="Times New Roman" w:cs="Times New Roman"/>
          <w:sz w:val="22"/>
        </w:rPr>
        <w:t xml:space="preserve">cDNAs derived from RNA molecules in the biological starting material can hybridize selectively to their corresponding nucleic acids on the microarray surface. Following washing of the microarray, image analysis and data analysis are performed to quantitate each fluorescence signals that are detected from the hybridized cDNAs. Through this process, microarray technology allows the simultaneous measurement of the expression levels of thousands of genes represented on the array. Figure2 summarize the overview of this process. </w:t>
      </w:r>
    </w:p>
    <w:p w14:paraId="6F2C9582" w14:textId="77777777" w:rsidR="009C7471" w:rsidRPr="009E138B" w:rsidRDefault="009C7471" w:rsidP="009C7471">
      <w:pPr>
        <w:widowControl/>
        <w:wordWrap/>
        <w:autoSpaceDE/>
        <w:autoSpaceDN/>
        <w:ind w:firstLineChars="100" w:firstLine="216"/>
        <w:rPr>
          <w:rFonts w:ascii="Times New Roman" w:eastAsia="돋움" w:hAnsi="Times New Roman" w:cs="Times New Roman"/>
          <w:b/>
          <w:bCs/>
          <w:sz w:val="22"/>
        </w:rPr>
      </w:pPr>
    </w:p>
    <w:p w14:paraId="1C7088E0" w14:textId="77777777" w:rsidR="009C7471" w:rsidRPr="009E138B" w:rsidRDefault="009C7471" w:rsidP="009C7471">
      <w:pPr>
        <w:keepNext/>
        <w:jc w:val="center"/>
        <w:rPr>
          <w:rFonts w:ascii="Times New Roman" w:hAnsi="Times New Roman" w:cs="Times New Roman"/>
          <w:sz w:val="22"/>
        </w:rPr>
      </w:pPr>
      <w:r w:rsidRPr="009E138B">
        <w:rPr>
          <w:rFonts w:ascii="Times New Roman" w:eastAsiaTheme="minorHAnsi" w:hAnsi="Times New Roman" w:cs="Times New Roman"/>
          <w:noProof/>
          <w:sz w:val="22"/>
        </w:rPr>
        <w:drawing>
          <wp:inline distT="0" distB="0" distL="0" distR="0" wp14:anchorId="4CDEEABE" wp14:editId="1EE04DAC">
            <wp:extent cx="3791776" cy="4174434"/>
            <wp:effectExtent l="0" t="0" r="0" b="0"/>
            <wp:docPr id="484" name="그림 3" descr="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descr="8-17.jpg"/>
                    <pic:cNvPicPr>
                      <a:picLocks noChangeAspect="1"/>
                    </pic:cNvPicPr>
                  </pic:nvPicPr>
                  <pic:blipFill>
                    <a:blip r:embed="rId8" cstate="print"/>
                    <a:stretch>
                      <a:fillRect/>
                    </a:stretch>
                  </pic:blipFill>
                  <pic:spPr>
                    <a:xfrm>
                      <a:off x="0" y="0"/>
                      <a:ext cx="3802536" cy="4186280"/>
                    </a:xfrm>
                    <a:prstGeom prst="rect">
                      <a:avLst/>
                    </a:prstGeom>
                  </pic:spPr>
                </pic:pic>
              </a:graphicData>
            </a:graphic>
          </wp:inline>
        </w:drawing>
      </w:r>
    </w:p>
    <w:p w14:paraId="243FBB8A" w14:textId="77777777" w:rsidR="009C7471" w:rsidRPr="009E138B" w:rsidRDefault="009C7471" w:rsidP="009C7471">
      <w:pPr>
        <w:pStyle w:val="a7"/>
        <w:rPr>
          <w:b w:val="0"/>
          <w:sz w:val="22"/>
          <w:szCs w:val="22"/>
        </w:rPr>
      </w:pPr>
      <w:r w:rsidRPr="009E138B">
        <w:rPr>
          <w:b w:val="0"/>
          <w:sz w:val="22"/>
          <w:szCs w:val="22"/>
        </w:rPr>
        <w:t>Figure2. Overview of the process of generating gene expression data</w:t>
      </w:r>
    </w:p>
    <w:p w14:paraId="3C0A5F85" w14:textId="77777777" w:rsidR="009C7471" w:rsidRPr="009E138B" w:rsidRDefault="009C7471" w:rsidP="009C7471">
      <w:pPr>
        <w:pStyle w:val="a3"/>
        <w:ind w:leftChars="0" w:left="760"/>
        <w:rPr>
          <w:rFonts w:ascii="Times New Roman" w:hAnsi="Times New Roman" w:cs="Times New Roman"/>
          <w:sz w:val="22"/>
        </w:rPr>
      </w:pPr>
    </w:p>
    <w:p w14:paraId="74FF489B" w14:textId="77777777" w:rsidR="009C7471" w:rsidRPr="009E138B" w:rsidRDefault="009C7471" w:rsidP="00961A8B">
      <w:pPr>
        <w:ind w:firstLine="221"/>
        <w:rPr>
          <w:rFonts w:ascii="Times New Roman" w:hAnsi="Times New Roman" w:cs="Times New Roman"/>
          <w:sz w:val="22"/>
        </w:rPr>
      </w:pPr>
      <w:r w:rsidRPr="009E138B">
        <w:rPr>
          <w:rFonts w:ascii="Times New Roman" w:hAnsi="Times New Roman" w:cs="Times New Roman"/>
          <w:sz w:val="22"/>
        </w:rPr>
        <w:t xml:space="preserve">Microarray technique allows us to find the expression profiles of whole gene sets and systemic analysis of their changes in different conditions. Dozens of other application can be developed using its properties detecting the quantity and sequence specificity of target nucleic acids. </w:t>
      </w:r>
    </w:p>
    <w:p w14:paraId="0091539B" w14:textId="77777777" w:rsidR="009C7471" w:rsidRPr="009E138B" w:rsidRDefault="009C7471" w:rsidP="009C7471">
      <w:pPr>
        <w:widowControl/>
        <w:wordWrap/>
        <w:autoSpaceDE/>
        <w:autoSpaceDN/>
        <w:ind w:firstLineChars="100" w:firstLine="220"/>
        <w:rPr>
          <w:rFonts w:ascii="Times New Roman" w:hAnsi="Times New Roman" w:cs="Times New Roman"/>
          <w:sz w:val="22"/>
        </w:rPr>
      </w:pPr>
    </w:p>
    <w:p w14:paraId="624106FF" w14:textId="77777777" w:rsidR="009C7471" w:rsidRPr="009E138B" w:rsidRDefault="009C7471" w:rsidP="009C7471">
      <w:pPr>
        <w:pStyle w:val="StyleHeading2Bold"/>
        <w:numPr>
          <w:ilvl w:val="1"/>
          <w:numId w:val="1"/>
        </w:numPr>
        <w:rPr>
          <w:rFonts w:ascii="Times New Roman" w:hAnsi="Times New Roman"/>
          <w:b w:val="0"/>
          <w:sz w:val="22"/>
          <w:szCs w:val="22"/>
        </w:rPr>
      </w:pPr>
      <w:r w:rsidRPr="009E138B">
        <w:rPr>
          <w:rFonts w:ascii="Times New Roman" w:hAnsi="Times New Roman"/>
          <w:b w:val="0"/>
          <w:sz w:val="22"/>
          <w:szCs w:val="22"/>
        </w:rPr>
        <w:t>Overview of Microarray Data Analysis</w:t>
      </w:r>
    </w:p>
    <w:p w14:paraId="73B64C7C" w14:textId="6A288F0D" w:rsidR="009C7471" w:rsidRPr="009E138B" w:rsidRDefault="009C7471" w:rsidP="00961A8B">
      <w:pPr>
        <w:ind w:firstLine="220"/>
        <w:rPr>
          <w:rFonts w:ascii="Times New Roman" w:hAnsi="Times New Roman" w:cs="Times New Roman"/>
          <w:sz w:val="22"/>
        </w:rPr>
      </w:pPr>
      <w:r w:rsidRPr="009E138B">
        <w:rPr>
          <w:rFonts w:ascii="Times New Roman" w:hAnsi="Times New Roman" w:cs="Times New Roman"/>
          <w:sz w:val="22"/>
        </w:rPr>
        <w:t>Figure 3 shows the overview of microarray data analysis. After microarray data are generated, preprocessing is performed in which raw image data are analyzed, normalized, and a matrix of genes and samples is created. There are three main stages of microarray data analysis</w:t>
      </w:r>
      <w:r w:rsidR="00DA5347">
        <w:rPr>
          <w:rFonts w:ascii="Times New Roman" w:hAnsi="Times New Roman" w:cs="Times New Roman"/>
          <w:sz w:val="22"/>
        </w:rPr>
        <w:t xml:space="preserve"> – hypothesis testing, exploratory statistics, and classification</w:t>
      </w:r>
      <w:r w:rsidRPr="009E138B">
        <w:rPr>
          <w:rFonts w:ascii="Times New Roman" w:hAnsi="Times New Roman" w:cs="Times New Roman"/>
          <w:sz w:val="22"/>
        </w:rPr>
        <w:t xml:space="preserve">. First, </w:t>
      </w:r>
      <w:r w:rsidRPr="00961A8B">
        <w:rPr>
          <w:rFonts w:ascii="Times New Roman" w:hAnsi="Times New Roman" w:cs="Times New Roman"/>
          <w:b/>
          <w:bCs/>
          <w:sz w:val="22"/>
        </w:rPr>
        <w:t>hypothesis testing</w:t>
      </w:r>
      <w:r w:rsidRPr="009E138B">
        <w:rPr>
          <w:rFonts w:ascii="Times New Roman" w:hAnsi="Times New Roman" w:cs="Times New Roman"/>
          <w:sz w:val="22"/>
        </w:rPr>
        <w:t xml:space="preserve"> is performed in which t-test, ANOVA, or other statistical tests are applied to determine which transcripts were significantly up- or down- regulated in the experiment. Second, </w:t>
      </w:r>
      <w:r w:rsidRPr="00961A8B">
        <w:rPr>
          <w:rFonts w:ascii="Times New Roman" w:hAnsi="Times New Roman" w:cs="Times New Roman"/>
          <w:b/>
          <w:bCs/>
          <w:sz w:val="22"/>
        </w:rPr>
        <w:t>exploratory statistics</w:t>
      </w:r>
      <w:r w:rsidRPr="009E138B">
        <w:rPr>
          <w:rFonts w:ascii="Times New Roman" w:hAnsi="Times New Roman" w:cs="Times New Roman"/>
          <w:sz w:val="22"/>
        </w:rPr>
        <w:t xml:space="preserve"> may be applied. This set of approaches includes clustering and principal components analysis and is used to inspect the complex data set for biologically meaningful patterns. The similarities of the data points are compared with a metric such as a correlation coefficient. This pattern of gene expression may be visualized using unsupervised approaches in which patterns are sought in the representation of genes. Third analysis is the </w:t>
      </w:r>
      <w:r w:rsidRPr="00961A8B">
        <w:rPr>
          <w:rFonts w:ascii="Times New Roman" w:hAnsi="Times New Roman" w:cs="Times New Roman"/>
          <w:b/>
          <w:bCs/>
          <w:sz w:val="22"/>
        </w:rPr>
        <w:t xml:space="preserve">classification </w:t>
      </w:r>
      <w:r w:rsidRPr="009E138B">
        <w:rPr>
          <w:rFonts w:ascii="Times New Roman" w:hAnsi="Times New Roman" w:cs="Times New Roman"/>
          <w:sz w:val="22"/>
        </w:rPr>
        <w:t xml:space="preserve">using supervised analysis </w:t>
      </w:r>
      <w:r w:rsidR="005202C1">
        <w:rPr>
          <w:rFonts w:ascii="Times New Roman" w:hAnsi="Times New Roman" w:cs="Times New Roman" w:hint="eastAsia"/>
          <w:sz w:val="22"/>
        </w:rPr>
        <w:t>w</w:t>
      </w:r>
      <w:r w:rsidR="005202C1">
        <w:rPr>
          <w:rFonts w:ascii="Times New Roman" w:hAnsi="Times New Roman" w:cs="Times New Roman"/>
          <w:sz w:val="22"/>
        </w:rPr>
        <w:t>here</w:t>
      </w:r>
      <w:r w:rsidRPr="009E138B">
        <w:rPr>
          <w:rFonts w:ascii="Times New Roman" w:hAnsi="Times New Roman" w:cs="Times New Roman"/>
          <w:sz w:val="22"/>
        </w:rPr>
        <w:t xml:space="preserve"> samples are associated with labels from a preexisting classification such as normal vs. diseased tissue and gene expression measurements are used to predict which unknown samples are diseased. After results from the analysis one does a biological confirmation to see how valid the results are. This may lead to insight about biological processes, or to outcomes relevant to disease such as identifying diagnostic markers or strategies for therapeutic intervention. </w:t>
      </w:r>
    </w:p>
    <w:p w14:paraId="33A13346" w14:textId="6C57A636" w:rsidR="009C7471" w:rsidRPr="009E138B" w:rsidRDefault="009C7471" w:rsidP="009C7471">
      <w:pPr>
        <w:ind w:firstLineChars="100" w:firstLine="220"/>
        <w:rPr>
          <w:rFonts w:ascii="Times New Roman" w:hAnsi="Times New Roman" w:cs="Times New Roman"/>
          <w:sz w:val="22"/>
        </w:rPr>
      </w:pPr>
      <w:r w:rsidRPr="009E138B">
        <w:rPr>
          <w:rFonts w:ascii="Times New Roman" w:hAnsi="Times New Roman" w:cs="Times New Roman"/>
          <w:sz w:val="22"/>
        </w:rPr>
        <w:lastRenderedPageBreak/>
        <w:t>The rest parts explain the detail background of selected topics involved in this lab activity</w:t>
      </w:r>
      <w:r w:rsidR="00DF5862">
        <w:rPr>
          <w:rFonts w:ascii="Times New Roman" w:hAnsi="Times New Roman" w:cs="Times New Roman"/>
          <w:sz w:val="22"/>
        </w:rPr>
        <w:t xml:space="preserve"> which are normalization, gene identification using t-test and hypothesis testing</w:t>
      </w:r>
      <w:r w:rsidRPr="009E138B">
        <w:rPr>
          <w:rFonts w:ascii="Times New Roman" w:hAnsi="Times New Roman" w:cs="Times New Roman"/>
          <w:sz w:val="22"/>
        </w:rPr>
        <w:t>.</w:t>
      </w:r>
    </w:p>
    <w:p w14:paraId="4A38D294" w14:textId="77777777" w:rsidR="009C7471" w:rsidRPr="009E138B" w:rsidRDefault="009C7471" w:rsidP="009C7471">
      <w:pPr>
        <w:keepNext/>
        <w:jc w:val="center"/>
        <w:rPr>
          <w:rFonts w:ascii="Times New Roman" w:hAnsi="Times New Roman" w:cs="Times New Roman"/>
          <w:sz w:val="22"/>
        </w:rPr>
      </w:pPr>
      <w:r w:rsidRPr="009E138B">
        <w:rPr>
          <w:rFonts w:ascii="Times New Roman" w:eastAsiaTheme="minorHAnsi" w:hAnsi="Times New Roman" w:cs="Times New Roman"/>
          <w:noProof/>
          <w:sz w:val="22"/>
        </w:rPr>
        <mc:AlternateContent>
          <mc:Choice Requires="wpg">
            <w:drawing>
              <wp:anchor distT="0" distB="0" distL="114300" distR="114300" simplePos="0" relativeHeight="251663360" behindDoc="0" locked="0" layoutInCell="1" allowOverlap="1" wp14:anchorId="1E108060" wp14:editId="7A19A1E3">
                <wp:simplePos x="0" y="0"/>
                <wp:positionH relativeFrom="column">
                  <wp:posOffset>251930</wp:posOffset>
                </wp:positionH>
                <wp:positionV relativeFrom="paragraph">
                  <wp:posOffset>-38049</wp:posOffset>
                </wp:positionV>
                <wp:extent cx="1590675" cy="2665730"/>
                <wp:effectExtent l="0" t="0" r="9525" b="1270"/>
                <wp:wrapNone/>
                <wp:docPr id="463" name="그룹 39"/>
                <wp:cNvGraphicFramePr/>
                <a:graphic xmlns:a="http://schemas.openxmlformats.org/drawingml/2006/main">
                  <a:graphicData uri="http://schemas.microsoft.com/office/word/2010/wordprocessingGroup">
                    <wpg:wgp>
                      <wpg:cNvGrpSpPr/>
                      <wpg:grpSpPr>
                        <a:xfrm>
                          <a:off x="0" y="0"/>
                          <a:ext cx="1590675" cy="2665730"/>
                          <a:chOff x="-80597" y="-251600"/>
                          <a:chExt cx="2997619" cy="5272671"/>
                        </a:xfrm>
                      </wpg:grpSpPr>
                      <wps:wsp>
                        <wps:cNvPr id="465" name="Line 7"/>
                        <wps:cNvCnPr/>
                        <wps:spPr bwMode="auto">
                          <a:xfrm>
                            <a:off x="350041" y="591916"/>
                            <a:ext cx="0" cy="4038600"/>
                          </a:xfrm>
                          <a:prstGeom prst="line">
                            <a:avLst/>
                          </a:prstGeom>
                          <a:noFill/>
                          <a:ln w="9525">
                            <a:noFill/>
                            <a:round/>
                            <a:headEnd/>
                            <a:tailEnd type="triangle" w="med" len="med"/>
                          </a:ln>
                        </wps:spPr>
                        <wps:bodyPr/>
                      </wps:wsp>
                      <wps:wsp>
                        <wps:cNvPr id="466" name="Rectangle 8"/>
                        <wps:cNvSpPr>
                          <a:spLocks noChangeArrowheads="1"/>
                        </wps:cNvSpPr>
                        <wps:spPr bwMode="auto">
                          <a:xfrm rot="16200000">
                            <a:off x="-302975" y="1732236"/>
                            <a:ext cx="983039" cy="538283"/>
                          </a:xfrm>
                          <a:prstGeom prst="rect">
                            <a:avLst/>
                          </a:prstGeom>
                          <a:noFill/>
                          <a:ln w="9525">
                            <a:noFill/>
                            <a:miter lim="800000"/>
                            <a:headEnd/>
                            <a:tailEnd/>
                          </a:ln>
                        </wps:spPr>
                        <wps:txbx>
                          <w:txbxContent>
                            <w:p w14:paraId="7FA61780" w14:textId="77777777" w:rsidR="002E33FB" w:rsidRDefault="002E33FB" w:rsidP="009C7471">
                              <w:r>
                                <w:rPr>
                                  <w:rFonts w:hint="eastAsia"/>
                                </w:rPr>
                                <w:t>genes</w:t>
                              </w:r>
                            </w:p>
                          </w:txbxContent>
                        </wps:txbx>
                        <wps:bodyPr wrap="square">
                          <a:noAutofit/>
                        </wps:bodyPr>
                      </wps:wsp>
                      <wps:wsp>
                        <wps:cNvPr id="467" name="Line 7"/>
                        <wps:cNvCnPr/>
                        <wps:spPr bwMode="auto">
                          <a:xfrm>
                            <a:off x="478082" y="244930"/>
                            <a:ext cx="2214578" cy="0"/>
                          </a:xfrm>
                          <a:prstGeom prst="line">
                            <a:avLst/>
                          </a:prstGeom>
                          <a:noFill/>
                          <a:ln w="9525">
                            <a:noFill/>
                            <a:round/>
                            <a:headEnd/>
                            <a:tailEnd type="triangle" w="med" len="med"/>
                          </a:ln>
                        </wps:spPr>
                        <wps:bodyPr/>
                      </wps:wsp>
                      <wps:wsp>
                        <wps:cNvPr id="468" name="Rectangle 8"/>
                        <wps:cNvSpPr>
                          <a:spLocks noChangeArrowheads="1"/>
                        </wps:cNvSpPr>
                        <wps:spPr bwMode="auto">
                          <a:xfrm>
                            <a:off x="1049934" y="-251600"/>
                            <a:ext cx="1132082" cy="564966"/>
                          </a:xfrm>
                          <a:prstGeom prst="rect">
                            <a:avLst/>
                          </a:prstGeom>
                          <a:noFill/>
                          <a:ln w="9525">
                            <a:noFill/>
                            <a:miter lim="800000"/>
                            <a:headEnd/>
                            <a:tailEnd/>
                          </a:ln>
                        </wps:spPr>
                        <wps:txbx>
                          <w:txbxContent>
                            <w:p w14:paraId="3ADF34DE" w14:textId="77777777" w:rsidR="002E33FB" w:rsidRDefault="002E33FB" w:rsidP="009C7471">
                              <w:pPr>
                                <w:pStyle w:val="a5"/>
                                <w:kinsoku w:val="0"/>
                                <w:overflowPunct w:val="0"/>
                                <w:spacing w:before="0" w:beforeAutospacing="0" w:after="0" w:afterAutospacing="0"/>
                                <w:textAlignment w:val="baseline"/>
                              </w:pPr>
                              <w:r>
                                <w:rPr>
                                  <w:rFonts w:ascii="Times New Roman" w:hAnsi="Times New Roman" w:cs="Times New Roman" w:hint="eastAsia"/>
                                  <w:color w:val="000000" w:themeColor="text1"/>
                                  <w:kern w:val="24"/>
                                  <w:sz w:val="18"/>
                                  <w:szCs w:val="18"/>
                                </w:rPr>
                                <w:t>samples</w:t>
                              </w:r>
                            </w:p>
                          </w:txbxContent>
                        </wps:txbx>
                        <wps:bodyPr wrap="square">
                          <a:noAutofit/>
                        </wps:bodyPr>
                      </wps:wsp>
                      <pic:pic xmlns:pic="http://schemas.openxmlformats.org/drawingml/2006/picture">
                        <pic:nvPicPr>
                          <pic:cNvPr id="473" name="Picture 9"/>
                          <pic:cNvPicPr>
                            <a:picLocks noChangeAspect="1" noChangeArrowheads="1"/>
                          </pic:cNvPicPr>
                        </pic:nvPicPr>
                        <pic:blipFill>
                          <a:blip r:embed="rId9" cstate="print"/>
                          <a:srcRect l="745" t="12022" r="73209" b="33488"/>
                          <a:stretch>
                            <a:fillRect/>
                          </a:stretch>
                        </pic:blipFill>
                        <pic:spPr bwMode="auto">
                          <a:xfrm>
                            <a:off x="416692" y="306163"/>
                            <a:ext cx="2500330" cy="4714908"/>
                          </a:xfrm>
                          <a:prstGeom prst="rect">
                            <a:avLst/>
                          </a:prstGeom>
                          <a:noFill/>
                          <a:ln w="9525">
                            <a:noFill/>
                            <a:miter lim="800000"/>
                            <a:headEnd/>
                            <a:tailEnd/>
                          </a:ln>
                        </pic:spPr>
                      </pic:pic>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E108060" id="그룹 39" o:spid="_x0000_s1026" style="position:absolute;left:0;text-align:left;margin-left:19.85pt;margin-top:-3pt;width:125.25pt;height:209.9pt;z-index:251663360;mso-width-relative:margin;mso-height-relative:margin" coordorigin="-805,-2516" coordsize="29976,52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">
                <v:line id="Line 7" o:spid="_x0000_s1027" style="position:absolute;visibility:visible;mso-wrap-style:square" from="3500,5919" to="3500,4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" stroked="f">
                  <v:stroke endarrow="block"/>
                </v:line>
                <v:rect id="Rectangle 8" o:spid="_x0000_s1028" style="position:absolute;left:-3029;top:17322;width:9830;height:538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" filled="f" stroked="f">
                  <v:textbox>
                    <w:txbxContent>
                      <w:p w14:paraId="7FA61780" w14:textId="77777777" w:rsidR="002E33FB" w:rsidRDefault="002E33FB" w:rsidP="009C7471">
                        <w:r>
                          <w:rPr>
                            <w:rFonts w:hint="eastAsia"/>
                          </w:rPr>
                          <w:t>genes</w:t>
                        </w:r>
                      </w:p>
                    </w:txbxContent>
                  </v:textbox>
                </v:rect>
                <v:line id="Line 7" o:spid="_x0000_s1029" style="position:absolute;visibility:visible;mso-wrap-style:square" from="4780,2449" to="26926,2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" stroked="f">
                  <v:stroke endarrow="block"/>
                </v:line>
                <v:rect id="Rectangle 8" o:spid="_x0000_s1030" style="position:absolute;left:10499;top:-2516;width:11321;height:5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" filled="f" stroked="f">
                  <v:textbox>
                    <w:txbxContent>
                      <w:p w14:paraId="3ADF34DE" w14:textId="77777777" w:rsidR="002E33FB" w:rsidRDefault="002E33FB" w:rsidP="009C7471">
                        <w:pPr>
                          <w:pStyle w:val="NormalWeb"/>
                          <w:kinsoku w:val="0"/>
                          <w:overflowPunct w:val="0"/>
                          <w:spacing w:before="0" w:beforeAutospacing="0" w:after="0" w:afterAutospacing="0"/>
                          <w:textAlignment w:val="baseline"/>
                        </w:pPr>
                        <w:r>
                          <w:rPr>
                            <w:rFonts w:ascii="Times New Roman" w:hAnsi="Times New Roman" w:cs="Times New Roman" w:hint="eastAsia"/>
                            <w:color w:val="000000" w:themeColor="text1"/>
                            <w:kern w:val="24"/>
                            <w:sz w:val="18"/>
                            <w:szCs w:val="18"/>
                          </w:rPr>
                          <w:t>samples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31" type="#_x0000_t75" style="position:absolute;left:4166;top:3061;width:25004;height:47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">
                  <v:imagedata r:id="rId10" o:title="" croptop="7879f" cropbottom="21947f" cropleft="488f" cropright="47978f"/>
                </v:shape>
              </v:group>
            </w:pict>
          </mc:Fallback>
        </mc:AlternateContent>
      </w:r>
      <w:r w:rsidRPr="009E138B">
        <w:rPr>
          <w:rFonts w:ascii="Times New Roman" w:eastAsiaTheme="minorHAnsi" w:hAnsi="Times New Roman" w:cs="Times New Roman"/>
          <w:noProof/>
          <w:sz w:val="22"/>
        </w:rPr>
        <w:drawing>
          <wp:inline distT="0" distB="0" distL="0" distR="0" wp14:anchorId="44647873" wp14:editId="5D6DBEB3">
            <wp:extent cx="4808294" cy="4603805"/>
            <wp:effectExtent l="0" t="0" r="0" b="6350"/>
            <wp:docPr id="485" name="그림 485" descr="C:\Users\Administrator\Pictures\M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Pictures\MD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8294" cy="4603805"/>
                    </a:xfrm>
                    <a:prstGeom prst="rect">
                      <a:avLst/>
                    </a:prstGeom>
                    <a:noFill/>
                    <a:ln>
                      <a:noFill/>
                    </a:ln>
                  </pic:spPr>
                </pic:pic>
              </a:graphicData>
            </a:graphic>
          </wp:inline>
        </w:drawing>
      </w:r>
    </w:p>
    <w:p w14:paraId="00F362EB" w14:textId="77777777" w:rsidR="009C7471" w:rsidRPr="009E138B" w:rsidRDefault="009C7471" w:rsidP="009C7471">
      <w:pPr>
        <w:pStyle w:val="a7"/>
        <w:jc w:val="left"/>
        <w:rPr>
          <w:b w:val="0"/>
          <w:sz w:val="22"/>
          <w:szCs w:val="22"/>
        </w:rPr>
      </w:pPr>
      <w:r w:rsidRPr="009E138B">
        <w:rPr>
          <w:b w:val="0"/>
          <w:sz w:val="22"/>
          <w:szCs w:val="22"/>
        </w:rPr>
        <w:t>Figure3. Overview of microarray data analysis</w:t>
      </w:r>
    </w:p>
    <w:p w14:paraId="14267B1C" w14:textId="77777777" w:rsidR="009C7471" w:rsidRPr="009E138B" w:rsidRDefault="009C7471" w:rsidP="009C7471">
      <w:pPr>
        <w:widowControl/>
        <w:wordWrap/>
        <w:autoSpaceDE/>
        <w:autoSpaceDN/>
        <w:rPr>
          <w:rFonts w:ascii="Times New Roman" w:hAnsi="Times New Roman" w:cs="Times New Roman"/>
          <w:sz w:val="22"/>
        </w:rPr>
      </w:pPr>
    </w:p>
    <w:p w14:paraId="234D9B52" w14:textId="77777777" w:rsidR="009C7471" w:rsidRPr="009E138B" w:rsidRDefault="009C7471" w:rsidP="009C7471">
      <w:pPr>
        <w:pStyle w:val="StyleHeading2Bold"/>
        <w:numPr>
          <w:ilvl w:val="1"/>
          <w:numId w:val="1"/>
        </w:numPr>
        <w:rPr>
          <w:rFonts w:ascii="Times New Roman" w:hAnsi="Times New Roman"/>
          <w:b w:val="0"/>
          <w:sz w:val="22"/>
          <w:szCs w:val="22"/>
        </w:rPr>
      </w:pPr>
      <w:r w:rsidRPr="009E138B">
        <w:rPr>
          <w:rFonts w:ascii="Times New Roman" w:hAnsi="Times New Roman"/>
          <w:b w:val="0"/>
          <w:sz w:val="22"/>
          <w:szCs w:val="22"/>
        </w:rPr>
        <w:t>Microarray data format</w:t>
      </w:r>
    </w:p>
    <w:p w14:paraId="734C55F7" w14:textId="6F068569" w:rsidR="009C7471" w:rsidRPr="00115E27" w:rsidRDefault="009C7471" w:rsidP="00961A8B">
      <w:pPr>
        <w:widowControl/>
        <w:wordWrap/>
        <w:autoSpaceDE/>
        <w:autoSpaceDN/>
        <w:ind w:firstLine="221"/>
        <w:rPr>
          <w:rFonts w:ascii="Times New Roman" w:hAnsi="Times New Roman" w:cs="Times New Roman"/>
          <w:sz w:val="22"/>
        </w:rPr>
      </w:pPr>
      <w:r w:rsidRPr="009E138B">
        <w:rPr>
          <w:rFonts w:ascii="Times New Roman" w:hAnsi="Times New Roman" w:cs="Times New Roman"/>
          <w:sz w:val="22"/>
        </w:rPr>
        <w:t>Following figure is sample data set used to demonstrate statistical approaches to microarray data analysis. Intensity values for eight genes (i.e. mRNA transcripts; see rows) were shown. The columns include Gene name (column A) and seven intensity values for seven Down syndrome samples (column G to M) and seven control samples (column N to T). The data were imported in to Microsoft Excel, and additional columns of information include the average Down syndrome expression value (column C), average control value (column D), the p-value resulting from a t-test (column E), and the Down syndrome to control ratio (column F, derived from C/D).</w:t>
      </w:r>
      <w:r w:rsidR="00115E27">
        <w:rPr>
          <w:rFonts w:ascii="Times New Roman" w:hAnsi="Times New Roman" w:cs="Times New Roman"/>
          <w:sz w:val="22"/>
        </w:rPr>
        <w:t xml:space="preserve"> Theoretical background about p-value and t-test is explained in section 2.5</w:t>
      </w:r>
    </w:p>
    <w:p w14:paraId="528ADDA0" w14:textId="77777777" w:rsidR="009C7471" w:rsidRPr="009E138B" w:rsidRDefault="009C7471" w:rsidP="009C7471">
      <w:pPr>
        <w:widowControl/>
        <w:wordWrap/>
        <w:autoSpaceDE/>
        <w:autoSpaceDN/>
        <w:ind w:firstLine="195"/>
        <w:rPr>
          <w:rFonts w:ascii="Times New Roman" w:hAnsi="Times New Roman" w:cs="Times New Roman"/>
          <w:sz w:val="22"/>
        </w:rPr>
      </w:pPr>
    </w:p>
    <w:p w14:paraId="34653325" w14:textId="77777777" w:rsidR="009C7471" w:rsidRPr="009E138B" w:rsidRDefault="009C7471" w:rsidP="009C7471">
      <w:pPr>
        <w:keepNext/>
        <w:widowControl/>
        <w:wordWrap/>
        <w:autoSpaceDE/>
        <w:autoSpaceDN/>
        <w:rPr>
          <w:rFonts w:ascii="Times New Roman" w:hAnsi="Times New Roman" w:cs="Times New Roman"/>
          <w:sz w:val="22"/>
        </w:rPr>
      </w:pPr>
      <w:r w:rsidRPr="009E138B">
        <w:rPr>
          <w:rFonts w:ascii="Times New Roman" w:hAnsi="Times New Roman" w:cs="Times New Roman"/>
          <w:noProof/>
          <w:sz w:val="22"/>
        </w:rPr>
        <w:lastRenderedPageBreak/>
        <w:drawing>
          <wp:inline distT="0" distB="0" distL="0" distR="0" wp14:anchorId="5639BA95" wp14:editId="7FB7D2FF">
            <wp:extent cx="5759450" cy="1270033"/>
            <wp:effectExtent l="0" t="0" r="0" b="6350"/>
            <wp:docPr id="486" name="그림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59450" cy="1270033"/>
                    </a:xfrm>
                    <a:prstGeom prst="rect">
                      <a:avLst/>
                    </a:prstGeom>
                  </pic:spPr>
                </pic:pic>
              </a:graphicData>
            </a:graphic>
          </wp:inline>
        </w:drawing>
      </w:r>
    </w:p>
    <w:p w14:paraId="2967DB20" w14:textId="77777777" w:rsidR="009C7471" w:rsidRPr="009E138B" w:rsidRDefault="009C7471" w:rsidP="009C7471">
      <w:pPr>
        <w:pStyle w:val="a7"/>
        <w:rPr>
          <w:b w:val="0"/>
          <w:sz w:val="22"/>
          <w:szCs w:val="22"/>
        </w:rPr>
      </w:pPr>
      <w:r w:rsidRPr="009E138B">
        <w:rPr>
          <w:b w:val="0"/>
          <w:sz w:val="22"/>
          <w:szCs w:val="22"/>
        </w:rPr>
        <w:t xml:space="preserve">Figure4. Sample microarray dataset </w:t>
      </w:r>
    </w:p>
    <w:p w14:paraId="104E1572" w14:textId="77777777" w:rsidR="009C7471" w:rsidRPr="009E138B" w:rsidRDefault="009C7471" w:rsidP="009C7471">
      <w:pPr>
        <w:rPr>
          <w:rFonts w:ascii="Times New Roman" w:hAnsi="Times New Roman" w:cs="Times New Roman"/>
          <w:sz w:val="22"/>
        </w:rPr>
      </w:pPr>
      <w:r w:rsidRPr="009E138B">
        <w:rPr>
          <w:rFonts w:ascii="Times New Roman" w:hAnsi="Times New Roman" w:cs="Times New Roman"/>
          <w:sz w:val="22"/>
        </w:rPr>
        <w:t>There are three main databases that provide microarray data.</w:t>
      </w:r>
    </w:p>
    <w:p w14:paraId="1E998072" w14:textId="77777777" w:rsidR="009C7471" w:rsidRPr="009E138B" w:rsidRDefault="009C7471" w:rsidP="009C7471">
      <w:pPr>
        <w:pStyle w:val="a3"/>
        <w:numPr>
          <w:ilvl w:val="0"/>
          <w:numId w:val="4"/>
        </w:numPr>
        <w:ind w:leftChars="0" w:left="426"/>
        <w:rPr>
          <w:rFonts w:ascii="Times New Roman" w:hAnsi="Times New Roman" w:cs="Times New Roman"/>
          <w:sz w:val="22"/>
        </w:rPr>
      </w:pPr>
      <w:r w:rsidRPr="009E138B">
        <w:rPr>
          <w:rFonts w:ascii="Times New Roman" w:hAnsi="Times New Roman" w:cs="Times New Roman"/>
          <w:sz w:val="22"/>
        </w:rPr>
        <w:t xml:space="preserve">Gene Expression Omnibus (GEO) at NCBI: </w:t>
      </w:r>
      <w:hyperlink r:id="rId13" w:history="1">
        <w:r w:rsidRPr="009E138B">
          <w:rPr>
            <w:rStyle w:val="a4"/>
            <w:rFonts w:ascii="Times New Roman" w:hAnsi="Times New Roman" w:cs="Times New Roman"/>
            <w:sz w:val="22"/>
          </w:rPr>
          <w:t>www.ncbi.nlm.nih.gov/geo/</w:t>
        </w:r>
      </w:hyperlink>
    </w:p>
    <w:p w14:paraId="01E15A94" w14:textId="77777777" w:rsidR="009C7471" w:rsidRPr="009E138B" w:rsidRDefault="009C7471" w:rsidP="009C7471">
      <w:pPr>
        <w:pStyle w:val="a3"/>
        <w:numPr>
          <w:ilvl w:val="0"/>
          <w:numId w:val="4"/>
        </w:numPr>
        <w:ind w:leftChars="0" w:left="426"/>
        <w:rPr>
          <w:rFonts w:ascii="Times New Roman" w:hAnsi="Times New Roman" w:cs="Times New Roman"/>
          <w:sz w:val="22"/>
        </w:rPr>
      </w:pPr>
      <w:r w:rsidRPr="009E138B">
        <w:rPr>
          <w:rFonts w:ascii="Times New Roman" w:hAnsi="Times New Roman" w:cs="Times New Roman"/>
          <w:sz w:val="22"/>
        </w:rPr>
        <w:t xml:space="preserve">ArrayExpress at the EBI: </w:t>
      </w:r>
      <w:hyperlink r:id="rId14" w:history="1">
        <w:r w:rsidRPr="009E138B">
          <w:rPr>
            <w:rStyle w:val="a4"/>
            <w:rFonts w:ascii="Times New Roman" w:hAnsi="Times New Roman" w:cs="Times New Roman"/>
            <w:sz w:val="22"/>
          </w:rPr>
          <w:t>www.ebi.ac.uk/arrayexpress/</w:t>
        </w:r>
      </w:hyperlink>
    </w:p>
    <w:p w14:paraId="3D5C85FB" w14:textId="77777777" w:rsidR="009C7471" w:rsidRPr="009E138B" w:rsidRDefault="009C7471" w:rsidP="009C7471">
      <w:pPr>
        <w:pStyle w:val="a3"/>
        <w:numPr>
          <w:ilvl w:val="0"/>
          <w:numId w:val="4"/>
        </w:numPr>
        <w:ind w:leftChars="0" w:left="426"/>
        <w:rPr>
          <w:rFonts w:ascii="Times New Roman" w:hAnsi="Times New Roman" w:cs="Times New Roman"/>
          <w:sz w:val="22"/>
        </w:rPr>
      </w:pPr>
      <w:r w:rsidRPr="009E138B">
        <w:rPr>
          <w:rFonts w:ascii="Times New Roman" w:hAnsi="Times New Roman" w:cs="Times New Roman"/>
          <w:sz w:val="22"/>
        </w:rPr>
        <w:t xml:space="preserve">Stanford Microarray Database (SMD): </w:t>
      </w:r>
      <w:hyperlink r:id="rId15" w:history="1">
        <w:r w:rsidRPr="009E138B">
          <w:rPr>
            <w:rStyle w:val="a4"/>
            <w:rFonts w:ascii="Times New Roman" w:hAnsi="Times New Roman" w:cs="Times New Roman"/>
            <w:sz w:val="22"/>
          </w:rPr>
          <w:t>http://smd.stanford.edu/</w:t>
        </w:r>
      </w:hyperlink>
      <w:r w:rsidRPr="009E138B">
        <w:rPr>
          <w:rFonts w:ascii="Times New Roman" w:hAnsi="Times New Roman" w:cs="Times New Roman"/>
          <w:sz w:val="22"/>
        </w:rPr>
        <w:t xml:space="preserve"> </w:t>
      </w:r>
    </w:p>
    <w:p w14:paraId="218CBA17" w14:textId="77777777" w:rsidR="009C7471" w:rsidRPr="009E138B" w:rsidRDefault="009C7471" w:rsidP="009C7471">
      <w:pPr>
        <w:ind w:left="66"/>
        <w:rPr>
          <w:rFonts w:ascii="Times New Roman" w:hAnsi="Times New Roman" w:cs="Times New Roman"/>
          <w:sz w:val="22"/>
        </w:rPr>
      </w:pPr>
    </w:p>
    <w:p w14:paraId="2ECBCEE9" w14:textId="77777777" w:rsidR="009C7471" w:rsidRPr="009E138B" w:rsidRDefault="009C7471" w:rsidP="009C7471">
      <w:pPr>
        <w:pStyle w:val="StyleHeading2Bold"/>
        <w:numPr>
          <w:ilvl w:val="1"/>
          <w:numId w:val="1"/>
        </w:numPr>
        <w:rPr>
          <w:rFonts w:ascii="Times New Roman" w:hAnsi="Times New Roman"/>
          <w:b w:val="0"/>
          <w:sz w:val="22"/>
          <w:szCs w:val="22"/>
        </w:rPr>
      </w:pPr>
      <w:r w:rsidRPr="009E138B">
        <w:rPr>
          <w:rFonts w:ascii="Times New Roman" w:hAnsi="Times New Roman"/>
          <w:b w:val="0"/>
          <w:sz w:val="22"/>
          <w:szCs w:val="22"/>
        </w:rPr>
        <w:t>Normalization</w:t>
      </w:r>
    </w:p>
    <w:p w14:paraId="6B6EDF3D" w14:textId="232F2FB2" w:rsidR="005202C1" w:rsidRDefault="009C7471" w:rsidP="00961A8B">
      <w:pPr>
        <w:ind w:firstLine="221"/>
        <w:rPr>
          <w:rFonts w:ascii="Times New Roman" w:hAnsi="Times New Roman" w:cs="Times New Roman"/>
          <w:sz w:val="22"/>
        </w:rPr>
      </w:pPr>
      <w:r w:rsidRPr="009E138B">
        <w:rPr>
          <w:rFonts w:ascii="Times New Roman" w:hAnsi="Times New Roman" w:cs="Times New Roman"/>
          <w:sz w:val="22"/>
        </w:rPr>
        <w:t xml:space="preserve">The term “normalization” as applied to microarray data does not refer to the normal (Gaussian) distribution, but instead it refers to the process of correcting two or more data sets prior to comparing their gene expression values. As an example of why it is necessary to normalize microarray data, the Cy3 and Cy5 dyes are incorporated into cDNA with different efficiencies. Without normalization, it would not be possible to accurately assess the relative expression of samples that are labeled with those dyes. Thus, normalization is required for microarray experiments. </w:t>
      </w:r>
    </w:p>
    <w:p w14:paraId="5BCD9038" w14:textId="13A741BC" w:rsidR="009C7471" w:rsidRPr="009E138B" w:rsidRDefault="009C7471" w:rsidP="00961A8B">
      <w:pPr>
        <w:ind w:firstLine="221"/>
        <w:rPr>
          <w:rFonts w:ascii="Times New Roman" w:hAnsi="Times New Roman" w:cs="Times New Roman"/>
          <w:sz w:val="22"/>
        </w:rPr>
      </w:pPr>
      <w:r w:rsidRPr="009E138B">
        <w:rPr>
          <w:rFonts w:ascii="Times New Roman" w:hAnsi="Times New Roman" w:cs="Times New Roman"/>
          <w:sz w:val="22"/>
        </w:rPr>
        <w:t xml:space="preserve">Most investigators apply a global normalization to raw array element intensities so that the average ratio for gene expression is one. The main assumption of microarray data normalization is that the average gene does not change in its expression level in the biological samples being tested. </w:t>
      </w:r>
      <w:r w:rsidR="005202C1">
        <w:rPr>
          <w:rFonts w:ascii="Times New Roman" w:hAnsi="Times New Roman" w:cs="Times New Roman" w:hint="eastAsia"/>
          <w:sz w:val="22"/>
        </w:rPr>
        <w:t>F</w:t>
      </w:r>
      <w:r w:rsidR="005202C1">
        <w:rPr>
          <w:rFonts w:ascii="Times New Roman" w:hAnsi="Times New Roman" w:cs="Times New Roman"/>
          <w:sz w:val="22"/>
        </w:rPr>
        <w:t>or example, t</w:t>
      </w:r>
      <w:r w:rsidRPr="009E138B">
        <w:rPr>
          <w:rFonts w:ascii="Times New Roman" w:hAnsi="Times New Roman" w:cs="Times New Roman"/>
          <w:sz w:val="22"/>
        </w:rPr>
        <w:t>he procedure for global normalization can be applied to two-channel data sets (e.g., Cy3- and Cy5-labeled samples). Two-channel data are treated as two individual data sets such that each element signal intensity is divided by a correction factor specific to the channel. As an example, if the mean expression value for samples in the green channel is 10,000 arbitrary units and the mean value for samples in the red channel is 5,000, then the expression value for each gene in the red channel would be multiplied by 2. If the data are not log transformed, the mean ratio is then 1.</w:t>
      </w:r>
    </w:p>
    <w:p w14:paraId="78228A6F" w14:textId="77777777" w:rsidR="009C7471" w:rsidRPr="009E138B" w:rsidRDefault="009C7471" w:rsidP="009C7471">
      <w:pPr>
        <w:pStyle w:val="StyleHeading2Bold"/>
        <w:numPr>
          <w:ilvl w:val="2"/>
          <w:numId w:val="1"/>
        </w:numPr>
        <w:rPr>
          <w:rFonts w:ascii="Times New Roman" w:hAnsi="Times New Roman"/>
          <w:b w:val="0"/>
          <w:sz w:val="22"/>
          <w:szCs w:val="22"/>
        </w:rPr>
      </w:pPr>
      <w:r w:rsidRPr="009E138B">
        <w:rPr>
          <w:rFonts w:ascii="Times New Roman" w:hAnsi="Times New Roman"/>
          <w:b w:val="0"/>
          <w:sz w:val="22"/>
          <w:szCs w:val="22"/>
        </w:rPr>
        <w:t>Quantile normalization</w:t>
      </w:r>
    </w:p>
    <w:p w14:paraId="6025B936" w14:textId="73B83498" w:rsidR="009C7471" w:rsidRPr="009E138B" w:rsidRDefault="009C7471" w:rsidP="00961A8B">
      <w:pPr>
        <w:ind w:firstLine="221"/>
        <w:rPr>
          <w:rFonts w:ascii="Times New Roman" w:hAnsi="Times New Roman" w:cs="Times New Roman"/>
          <w:sz w:val="22"/>
        </w:rPr>
      </w:pPr>
      <w:r w:rsidRPr="009E138B">
        <w:rPr>
          <w:rFonts w:ascii="Times New Roman" w:hAnsi="Times New Roman" w:cs="Times New Roman"/>
          <w:sz w:val="22"/>
        </w:rPr>
        <w:t xml:space="preserve">Quantile normalization is an approach that produces the same overall distribution for all the arrays within an experiment. It is a nonparametric method. Parametric tests are applied to data sets that are sampled from a normal (Gaussian) distribution. Nonparametric tests do not make assumptions about the population distribution. </w:t>
      </w:r>
      <w:r w:rsidR="002E33FB">
        <w:rPr>
          <w:rFonts w:ascii="Times New Roman" w:hAnsi="Times New Roman" w:cs="Times New Roman"/>
          <w:sz w:val="22"/>
        </w:rPr>
        <w:t xml:space="preserve"> </w:t>
      </w:r>
      <w:r w:rsidR="0024778F">
        <w:rPr>
          <w:rFonts w:ascii="Times New Roman" w:hAnsi="Times New Roman" w:cs="Times New Roman"/>
          <w:sz w:val="22"/>
        </w:rPr>
        <w:t>To produce the same overall distribution for all arrays, quantile normalization method use average quantile value of genes among all arrays. First, all arrays’ genes are sorted and arranged in decreasing(increasing) order of gene expression values among that array. Second, average gene expression values of each order(quantile) are calculated. Third, each order</w:t>
      </w:r>
      <w:r w:rsidR="004E42FB">
        <w:rPr>
          <w:rFonts w:ascii="Times New Roman" w:hAnsi="Times New Roman" w:cs="Times New Roman"/>
          <w:sz w:val="22"/>
        </w:rPr>
        <w:t>(quantile)’s gene expression value</w:t>
      </w:r>
      <w:r w:rsidR="0024778F">
        <w:rPr>
          <w:rFonts w:ascii="Times New Roman" w:hAnsi="Times New Roman" w:cs="Times New Roman"/>
          <w:sz w:val="22"/>
        </w:rPr>
        <w:t xml:space="preserve"> is set</w:t>
      </w:r>
      <w:r w:rsidR="004E42FB">
        <w:rPr>
          <w:rFonts w:ascii="Times New Roman" w:hAnsi="Times New Roman" w:cs="Times New Roman"/>
          <w:sz w:val="22"/>
        </w:rPr>
        <w:t xml:space="preserve"> to already calculated average value. Finally, all arrays’ genes are rearranged in original order. So, the highest gene expression value in all arrays becomes the average of the highest gene expression values, the second highest gene expression value becomes the average of the second highest gene expression values, and so on.</w:t>
      </w:r>
    </w:p>
    <w:p w14:paraId="223F343F" w14:textId="77777777" w:rsidR="009C7471" w:rsidRPr="009E138B" w:rsidRDefault="009C7471" w:rsidP="009C7471">
      <w:pPr>
        <w:pStyle w:val="StyleHeading2Bold"/>
        <w:numPr>
          <w:ilvl w:val="1"/>
          <w:numId w:val="1"/>
        </w:numPr>
        <w:rPr>
          <w:rFonts w:ascii="Times New Roman" w:hAnsi="Times New Roman"/>
          <w:b w:val="0"/>
          <w:sz w:val="22"/>
          <w:szCs w:val="22"/>
        </w:rPr>
      </w:pPr>
      <w:r w:rsidRPr="009E138B">
        <w:rPr>
          <w:rFonts w:ascii="Times New Roman" w:hAnsi="Times New Roman"/>
          <w:b w:val="0"/>
          <w:sz w:val="22"/>
          <w:szCs w:val="22"/>
        </w:rPr>
        <w:t>Gene selection with statistical test</w:t>
      </w:r>
    </w:p>
    <w:p w14:paraId="736C2F6A" w14:textId="77777777" w:rsidR="00DA5347" w:rsidRDefault="009C7471" w:rsidP="00961A8B">
      <w:pPr>
        <w:widowControl/>
        <w:wordWrap/>
        <w:autoSpaceDE/>
        <w:autoSpaceDN/>
        <w:ind w:firstLine="221"/>
        <w:rPr>
          <w:rFonts w:ascii="Times New Roman" w:hAnsi="Times New Roman" w:cs="Times New Roman"/>
          <w:sz w:val="22"/>
        </w:rPr>
      </w:pPr>
      <w:r w:rsidRPr="009E138B">
        <w:rPr>
          <w:rFonts w:ascii="Times New Roman" w:hAnsi="Times New Roman" w:cs="Times New Roman"/>
          <w:sz w:val="22"/>
        </w:rPr>
        <w:t xml:space="preserve">Gene selection is the process to select the genes that differentially expressed in different conditions. Those selected genes may be involved in a key cellular mechanism to regulate or to be regulated by the conditions, which can be further developed for the disease markers or drug targets. To determine the significance of the differences of expression data in two conditions, we can use inferential statistics. </w:t>
      </w:r>
    </w:p>
    <w:p w14:paraId="6DC41061" w14:textId="2FFAA6F7" w:rsidR="009C7471" w:rsidRPr="009E138B" w:rsidRDefault="009C7471" w:rsidP="00961A8B">
      <w:pPr>
        <w:widowControl/>
        <w:wordWrap/>
        <w:autoSpaceDE/>
        <w:autoSpaceDN/>
        <w:ind w:firstLine="221"/>
        <w:rPr>
          <w:rFonts w:ascii="Times New Roman" w:hAnsi="Times New Roman" w:cs="Times New Roman"/>
          <w:sz w:val="22"/>
        </w:rPr>
      </w:pPr>
      <w:r w:rsidRPr="009E138B">
        <w:rPr>
          <w:rFonts w:ascii="Times New Roman" w:hAnsi="Times New Roman" w:cs="Times New Roman"/>
          <w:sz w:val="22"/>
        </w:rPr>
        <w:lastRenderedPageBreak/>
        <w:t>The goal of inferential statistical analysis of microarray data is to test the hypothesis that some genes are differentially (up- or down-) expressed in an experimental comparison of two or more conditions. We formulate the null hypothesis H</w:t>
      </w:r>
      <w:r w:rsidRPr="009E138B">
        <w:rPr>
          <w:rFonts w:ascii="Times New Roman" w:hAnsi="Times New Roman" w:cs="Times New Roman"/>
          <w:sz w:val="22"/>
          <w:vertAlign w:val="subscript"/>
        </w:rPr>
        <w:t>0</w:t>
      </w:r>
      <w:r w:rsidRPr="009E138B">
        <w:rPr>
          <w:rFonts w:ascii="Times New Roman" w:hAnsi="Times New Roman" w:cs="Times New Roman"/>
          <w:sz w:val="22"/>
        </w:rPr>
        <w:t xml:space="preserve"> that there is no difference in signal intensity across the conditions being tested. The alternative hypothesis H</w:t>
      </w:r>
      <w:r w:rsidRPr="009E138B">
        <w:rPr>
          <w:rFonts w:ascii="Times New Roman" w:hAnsi="Times New Roman" w:cs="Times New Roman"/>
          <w:sz w:val="22"/>
          <w:vertAlign w:val="subscript"/>
        </w:rPr>
        <w:t>1</w:t>
      </w:r>
      <w:r w:rsidRPr="009E138B">
        <w:rPr>
          <w:rFonts w:ascii="Times New Roman" w:hAnsi="Times New Roman" w:cs="Times New Roman"/>
          <w:sz w:val="22"/>
        </w:rPr>
        <w:t xml:space="preserve"> is that there are differences in gene expression levels. </w:t>
      </w:r>
      <w:r w:rsidR="00633662">
        <w:rPr>
          <w:rFonts w:ascii="Times New Roman" w:hAnsi="Times New Roman" w:cs="Times New Roman"/>
          <w:sz w:val="22"/>
        </w:rPr>
        <w:t xml:space="preserve">To determine whether accept the null hypothesis or not, </w:t>
      </w:r>
      <w:r w:rsidR="008C3CB8">
        <w:rPr>
          <w:rFonts w:ascii="Times New Roman" w:hAnsi="Times New Roman" w:cs="Times New Roman" w:hint="eastAsia"/>
          <w:sz w:val="22"/>
        </w:rPr>
        <w:t>test</w:t>
      </w:r>
      <w:r w:rsidR="008C3CB8">
        <w:rPr>
          <w:rFonts w:ascii="Times New Roman" w:hAnsi="Times New Roman" w:cs="Times New Roman"/>
          <w:sz w:val="22"/>
        </w:rPr>
        <w:t xml:space="preserve"> statistic is calculated by using observed gene expression signal intensity across the condition. And then w</w:t>
      </w:r>
      <w:r w:rsidRPr="009E138B">
        <w:rPr>
          <w:rFonts w:ascii="Times New Roman" w:hAnsi="Times New Roman" w:cs="Times New Roman"/>
          <w:sz w:val="22"/>
        </w:rPr>
        <w:t xml:space="preserve">e accept or reject the null hypothesis based on the results of </w:t>
      </w:r>
      <w:r w:rsidR="00DA5347">
        <w:rPr>
          <w:rFonts w:ascii="Times New Roman" w:hAnsi="Times New Roman" w:cs="Times New Roman"/>
          <w:sz w:val="22"/>
        </w:rPr>
        <w:t xml:space="preserve">a </w:t>
      </w:r>
      <w:r w:rsidRPr="009E138B">
        <w:rPr>
          <w:rFonts w:ascii="Times New Roman" w:hAnsi="Times New Roman" w:cs="Times New Roman"/>
          <w:sz w:val="22"/>
        </w:rPr>
        <w:t>test statistic. The probability of rejecting the null hypothesis when it is true is</w:t>
      </w:r>
      <w:r w:rsidR="008C3CB8">
        <w:rPr>
          <w:rFonts w:ascii="Times New Roman" w:hAnsi="Times New Roman" w:cs="Times New Roman"/>
          <w:sz w:val="22"/>
        </w:rPr>
        <w:t xml:space="preserve"> reffered as</w:t>
      </w:r>
      <w:r w:rsidRPr="009E138B">
        <w:rPr>
          <w:rFonts w:ascii="Times New Roman" w:hAnsi="Times New Roman" w:cs="Times New Roman"/>
          <w:sz w:val="22"/>
        </w:rPr>
        <w:t xml:space="preserve"> the significance level </w:t>
      </w:r>
      <w:r w:rsidRPr="009E138B">
        <w:rPr>
          <w:rFonts w:ascii="Times New Roman" w:hAnsi="Times New Roman" w:cs="Times New Roman"/>
          <w:i/>
          <w:color w:val="000000"/>
          <w:sz w:val="22"/>
        </w:rPr>
        <w:t>α</w:t>
      </w:r>
      <w:r w:rsidR="008C3CB8">
        <w:rPr>
          <w:rFonts w:ascii="Times New Roman" w:hAnsi="Times New Roman" w:cs="Times New Roman"/>
          <w:i/>
          <w:color w:val="000000"/>
          <w:sz w:val="22"/>
        </w:rPr>
        <w:t xml:space="preserve"> </w:t>
      </w:r>
      <w:r w:rsidR="008C3CB8" w:rsidRPr="00961A8B">
        <w:rPr>
          <w:rFonts w:ascii="Times New Roman" w:hAnsi="Times New Roman" w:cs="Times New Roman"/>
          <w:color w:val="000000"/>
          <w:sz w:val="22"/>
        </w:rPr>
        <w:t>a</w:t>
      </w:r>
      <w:r w:rsidR="007E42DC">
        <w:rPr>
          <w:rFonts w:ascii="Times New Roman" w:hAnsi="Times New Roman" w:cs="Times New Roman"/>
          <w:color w:val="000000"/>
          <w:sz w:val="22"/>
        </w:rPr>
        <w:t>nd this probability is determined by the above test statistic.</w:t>
      </w:r>
      <w:r w:rsidRPr="009E138B">
        <w:rPr>
          <w:rFonts w:ascii="Times New Roman" w:hAnsi="Times New Roman" w:cs="Times New Roman"/>
          <w:color w:val="000000"/>
          <w:sz w:val="22"/>
        </w:rPr>
        <w:t xml:space="preserve"> </w:t>
      </w:r>
      <w:r w:rsidR="007E42DC">
        <w:rPr>
          <w:rFonts w:ascii="Times New Roman" w:hAnsi="Times New Roman" w:cs="Times New Roman"/>
          <w:color w:val="000000"/>
          <w:sz w:val="22"/>
        </w:rPr>
        <w:t>I</w:t>
      </w:r>
      <w:r w:rsidRPr="009E138B">
        <w:rPr>
          <w:rFonts w:ascii="Times New Roman" w:hAnsi="Times New Roman" w:cs="Times New Roman"/>
          <w:color w:val="000000"/>
          <w:sz w:val="22"/>
        </w:rPr>
        <w:t>n scien</w:t>
      </w:r>
      <w:r w:rsidR="007E42DC">
        <w:rPr>
          <w:rFonts w:ascii="Times New Roman" w:hAnsi="Times New Roman" w:cs="Times New Roman"/>
          <w:color w:val="000000"/>
          <w:sz w:val="22"/>
        </w:rPr>
        <w:t xml:space="preserve">tific filed, the significance level </w:t>
      </w:r>
      <w:r w:rsidR="007E42DC" w:rsidRPr="009E138B">
        <w:rPr>
          <w:rFonts w:ascii="Times New Roman" w:hAnsi="Times New Roman" w:cs="Times New Roman"/>
          <w:i/>
          <w:color w:val="000000"/>
          <w:sz w:val="22"/>
        </w:rPr>
        <w:t>α</w:t>
      </w:r>
      <w:r w:rsidRPr="009E138B">
        <w:rPr>
          <w:rFonts w:ascii="Times New Roman" w:hAnsi="Times New Roman" w:cs="Times New Roman"/>
          <w:color w:val="000000"/>
          <w:sz w:val="22"/>
        </w:rPr>
        <w:t xml:space="preserve"> is typically set at </w:t>
      </w:r>
      <w:r w:rsidR="007E42DC" w:rsidRPr="009E138B">
        <w:rPr>
          <w:rFonts w:ascii="Times New Roman" w:hAnsi="Times New Roman" w:cs="Times New Roman"/>
          <w:i/>
          <w:color w:val="000000"/>
          <w:sz w:val="22"/>
        </w:rPr>
        <w:t>α</w:t>
      </w:r>
      <w:r w:rsidR="007E42DC" w:rsidRPr="009E138B" w:rsidDel="007E42DC">
        <w:rPr>
          <w:rFonts w:ascii="Times New Roman" w:hAnsi="Times New Roman" w:cs="Times New Roman"/>
          <w:i/>
          <w:color w:val="000000"/>
          <w:sz w:val="22"/>
        </w:rPr>
        <w:t xml:space="preserve"> </w:t>
      </w:r>
      <w:r w:rsidR="007E42DC" w:rsidRPr="00961A8B">
        <w:rPr>
          <w:rFonts w:ascii="Times New Roman" w:hAnsi="Times New Roman" w:cs="Times New Roman"/>
          <w:color w:val="000000"/>
          <w:sz w:val="22"/>
        </w:rPr>
        <w:t>=</w:t>
      </w:r>
      <w:r w:rsidRPr="009E138B">
        <w:rPr>
          <w:rFonts w:ascii="Times New Roman" w:hAnsi="Times New Roman" w:cs="Times New Roman"/>
          <w:color w:val="000000"/>
          <w:sz w:val="22"/>
        </w:rPr>
        <w:t>0.05.</w:t>
      </w:r>
      <w:r w:rsidR="007E42DC">
        <w:rPr>
          <w:rFonts w:ascii="Times New Roman" w:hAnsi="Times New Roman" w:cs="Times New Roman"/>
          <w:color w:val="000000"/>
          <w:sz w:val="22"/>
        </w:rPr>
        <w:t xml:space="preserve"> If the probability under the null hypothesis is below the significance level </w:t>
      </w:r>
      <w:r w:rsidR="007E42DC" w:rsidRPr="009E138B">
        <w:rPr>
          <w:rFonts w:ascii="Times New Roman" w:hAnsi="Times New Roman" w:cs="Times New Roman"/>
          <w:i/>
          <w:color w:val="000000"/>
          <w:sz w:val="22"/>
        </w:rPr>
        <w:t>α</w:t>
      </w:r>
      <w:r w:rsidR="007E42DC">
        <w:rPr>
          <w:rFonts w:ascii="Times New Roman" w:hAnsi="Times New Roman" w:cs="Times New Roman"/>
          <w:color w:val="000000"/>
          <w:sz w:val="22"/>
        </w:rPr>
        <w:t>, we can say that the null hypothesis is rejected because the probability that the null hypothesis occurs is below the significance level (very low).</w:t>
      </w:r>
      <w:r w:rsidRPr="009E138B">
        <w:rPr>
          <w:rFonts w:ascii="Times New Roman" w:hAnsi="Times New Roman" w:cs="Times New Roman"/>
          <w:color w:val="000000"/>
          <w:sz w:val="22"/>
        </w:rPr>
        <w:t xml:space="preserve"> </w:t>
      </w:r>
    </w:p>
    <w:p w14:paraId="15B53B9F" w14:textId="77777777" w:rsidR="009C7471" w:rsidRPr="009E138B" w:rsidRDefault="009C7471" w:rsidP="009C7471">
      <w:pPr>
        <w:pStyle w:val="StyleHeading2Bold"/>
        <w:numPr>
          <w:ilvl w:val="2"/>
          <w:numId w:val="1"/>
        </w:numPr>
        <w:rPr>
          <w:rFonts w:ascii="Times New Roman" w:hAnsi="Times New Roman"/>
          <w:b w:val="0"/>
          <w:sz w:val="22"/>
          <w:szCs w:val="22"/>
        </w:rPr>
      </w:pPr>
      <w:r w:rsidRPr="009E138B">
        <w:rPr>
          <w:rFonts w:ascii="Times New Roman" w:hAnsi="Times New Roman"/>
          <w:b w:val="0"/>
          <w:i/>
          <w:sz w:val="22"/>
          <w:szCs w:val="22"/>
        </w:rPr>
        <w:t>t</w:t>
      </w:r>
      <w:r w:rsidRPr="009E138B">
        <w:rPr>
          <w:rFonts w:ascii="Times New Roman" w:hAnsi="Times New Roman"/>
          <w:b w:val="0"/>
          <w:sz w:val="22"/>
          <w:szCs w:val="22"/>
        </w:rPr>
        <w:t>-test</w:t>
      </w:r>
    </w:p>
    <w:p w14:paraId="64BD0944" w14:textId="77777777" w:rsidR="009C7471" w:rsidRPr="009E138B" w:rsidRDefault="009C7471" w:rsidP="00961A8B">
      <w:pPr>
        <w:widowControl/>
        <w:wordWrap/>
        <w:autoSpaceDE/>
        <w:autoSpaceDN/>
        <w:ind w:firstLine="221"/>
        <w:rPr>
          <w:rFonts w:ascii="Times New Roman" w:hAnsi="Times New Roman" w:cs="Times New Roman"/>
          <w:color w:val="000000"/>
          <w:sz w:val="22"/>
        </w:rPr>
      </w:pPr>
      <w:r w:rsidRPr="009E138B">
        <w:rPr>
          <w:rFonts w:ascii="Times New Roman" w:hAnsi="Times New Roman" w:cs="Times New Roman"/>
          <w:color w:val="000000"/>
          <w:sz w:val="22"/>
        </w:rPr>
        <w:t xml:space="preserve">The test statistic that you apply to a microarray study depends on the experimental design. Consider the basic paradigm of measuring gene expression in 14 brain samples, seven from trisomy 21 cases (experimental condition, </w:t>
      </w:r>
      <m:oMath>
        <m:sSub>
          <m:sSubPr>
            <m:ctrlPr>
              <w:rPr>
                <w:rFonts w:ascii="Cambria Math" w:hAnsi="Cambria Math" w:cs="Times New Roman"/>
                <w:color w:val="000000"/>
                <w:sz w:val="22"/>
              </w:rPr>
            </m:ctrlPr>
          </m:sSubPr>
          <m:e>
            <m:r>
              <w:rPr>
                <w:rFonts w:ascii="Cambria Math" w:hAnsi="Cambria Math" w:cs="Times New Roman"/>
                <w:color w:val="000000"/>
                <w:sz w:val="22"/>
              </w:rPr>
              <m:t>x</m:t>
            </m:r>
          </m:e>
          <m:sub>
            <m:r>
              <w:rPr>
                <w:rFonts w:ascii="Cambria Math" w:hAnsi="Cambria Math" w:cs="Times New Roman"/>
                <w:color w:val="000000"/>
                <w:sz w:val="22"/>
              </w:rPr>
              <m:t>1</m:t>
            </m:r>
          </m:sub>
        </m:sSub>
      </m:oMath>
      <w:r w:rsidRPr="009E138B">
        <w:rPr>
          <w:rFonts w:ascii="Times New Roman" w:hAnsi="Times New Roman" w:cs="Times New Roman"/>
          <w:color w:val="000000"/>
          <w:sz w:val="22"/>
        </w:rPr>
        <w:t xml:space="preserve"> with observations </w:t>
      </w:r>
      <m:oMath>
        <m:sSub>
          <m:sSubPr>
            <m:ctrlPr>
              <w:rPr>
                <w:rFonts w:ascii="Cambria Math" w:hAnsi="Cambria Math" w:cs="Times New Roman"/>
                <w:color w:val="000000"/>
                <w:sz w:val="22"/>
              </w:rPr>
            </m:ctrlPr>
          </m:sSubPr>
          <m:e>
            <m:r>
              <w:rPr>
                <w:rFonts w:ascii="Cambria Math" w:hAnsi="Cambria Math" w:cs="Times New Roman"/>
                <w:color w:val="000000"/>
                <w:sz w:val="22"/>
              </w:rPr>
              <m:t>x</m:t>
            </m:r>
          </m:e>
          <m:sub>
            <m:r>
              <w:rPr>
                <w:rFonts w:ascii="Cambria Math" w:hAnsi="Cambria Math" w:cs="Times New Roman"/>
                <w:color w:val="000000"/>
                <w:sz w:val="22"/>
              </w:rPr>
              <m:t>1</m:t>
            </m:r>
          </m:sub>
        </m:sSub>
        <m:r>
          <w:rPr>
            <w:rFonts w:ascii="Cambria Math" w:hAnsi="Cambria Math" w:cs="Times New Roman"/>
            <w:color w:val="000000"/>
            <w:sz w:val="22"/>
          </w:rPr>
          <m:t xml:space="preserve">,…, </m:t>
        </m:r>
        <m:sSub>
          <m:sSubPr>
            <m:ctrlPr>
              <w:rPr>
                <w:rFonts w:ascii="Cambria Math" w:hAnsi="Cambria Math" w:cs="Times New Roman"/>
                <w:i/>
                <w:color w:val="000000"/>
                <w:sz w:val="22"/>
              </w:rPr>
            </m:ctrlPr>
          </m:sSubPr>
          <m:e>
            <m:r>
              <w:rPr>
                <w:rFonts w:ascii="Cambria Math" w:hAnsi="Cambria Math" w:cs="Times New Roman"/>
                <w:color w:val="000000"/>
                <w:sz w:val="22"/>
              </w:rPr>
              <m:t>x</m:t>
            </m:r>
          </m:e>
          <m:sub>
            <m:r>
              <w:rPr>
                <w:rFonts w:ascii="Cambria Math" w:hAnsi="Cambria Math" w:cs="Times New Roman"/>
                <w:color w:val="000000"/>
                <w:sz w:val="22"/>
              </w:rPr>
              <m:t>M</m:t>
            </m:r>
          </m:sub>
        </m:sSub>
      </m:oMath>
      <w:r w:rsidRPr="009E138B">
        <w:rPr>
          <w:rFonts w:ascii="Times New Roman" w:hAnsi="Times New Roman" w:cs="Times New Roman"/>
          <w:color w:val="000000"/>
          <w:sz w:val="22"/>
        </w:rPr>
        <w:t xml:space="preserve">) and seven form apparently normal individuals (control condition, </w:t>
      </w:r>
      <m:oMath>
        <m:sSub>
          <m:sSubPr>
            <m:ctrlPr>
              <w:rPr>
                <w:rFonts w:ascii="Cambria Math" w:hAnsi="Cambria Math" w:cs="Times New Roman"/>
                <w:color w:val="000000"/>
                <w:sz w:val="22"/>
              </w:rPr>
            </m:ctrlPr>
          </m:sSubPr>
          <m:e>
            <m:r>
              <w:rPr>
                <w:rFonts w:ascii="Cambria Math" w:hAnsi="Cambria Math" w:cs="Times New Roman"/>
                <w:color w:val="000000"/>
                <w:sz w:val="22"/>
              </w:rPr>
              <m:t>x</m:t>
            </m:r>
          </m:e>
          <m:sub>
            <m:r>
              <w:rPr>
                <w:rFonts w:ascii="Cambria Math" w:hAnsi="Cambria Math" w:cs="Times New Roman"/>
                <w:color w:val="000000"/>
                <w:sz w:val="22"/>
              </w:rPr>
              <m:t>2</m:t>
            </m:r>
          </m:sub>
        </m:sSub>
      </m:oMath>
      <w:r w:rsidRPr="009E138B">
        <w:rPr>
          <w:rFonts w:ascii="Times New Roman" w:hAnsi="Times New Roman" w:cs="Times New Roman"/>
          <w:color w:val="000000"/>
          <w:sz w:val="22"/>
        </w:rPr>
        <w:t xml:space="preserve"> with observations </w:t>
      </w:r>
      <m:oMath>
        <m:sSub>
          <m:sSubPr>
            <m:ctrlPr>
              <w:rPr>
                <w:rFonts w:ascii="Cambria Math" w:hAnsi="Cambria Math" w:cs="Times New Roman"/>
                <w:color w:val="000000"/>
                <w:sz w:val="22"/>
              </w:rPr>
            </m:ctrlPr>
          </m:sSubPr>
          <m:e>
            <m:r>
              <w:rPr>
                <w:rFonts w:ascii="Cambria Math" w:hAnsi="Cambria Math" w:cs="Times New Roman"/>
                <w:color w:val="000000"/>
                <w:sz w:val="22"/>
              </w:rPr>
              <m:t>x</m:t>
            </m:r>
          </m:e>
          <m:sub>
            <m:r>
              <w:rPr>
                <w:rFonts w:ascii="Cambria Math" w:hAnsi="Cambria Math" w:cs="Times New Roman"/>
                <w:color w:val="000000"/>
                <w:sz w:val="22"/>
              </w:rPr>
              <m:t>2</m:t>
            </m:r>
          </m:sub>
        </m:sSub>
        <m:r>
          <w:rPr>
            <w:rFonts w:ascii="Cambria Math" w:hAnsi="Cambria Math" w:cs="Times New Roman"/>
            <w:color w:val="000000"/>
            <w:sz w:val="22"/>
          </w:rPr>
          <m:t xml:space="preserve">,…, </m:t>
        </m:r>
        <m:sSub>
          <m:sSubPr>
            <m:ctrlPr>
              <w:rPr>
                <w:rFonts w:ascii="Cambria Math" w:hAnsi="Cambria Math" w:cs="Times New Roman"/>
                <w:i/>
                <w:color w:val="000000"/>
                <w:sz w:val="22"/>
              </w:rPr>
            </m:ctrlPr>
          </m:sSubPr>
          <m:e>
            <m:r>
              <w:rPr>
                <w:rFonts w:ascii="Cambria Math" w:hAnsi="Cambria Math" w:cs="Times New Roman"/>
                <w:color w:val="000000"/>
                <w:sz w:val="22"/>
              </w:rPr>
              <m:t>x</m:t>
            </m:r>
          </m:e>
          <m:sub>
            <m:r>
              <w:rPr>
                <w:rFonts w:ascii="Cambria Math" w:hAnsi="Cambria Math" w:cs="Times New Roman"/>
                <w:color w:val="000000"/>
                <w:sz w:val="22"/>
              </w:rPr>
              <m:t>N</m:t>
            </m:r>
          </m:sub>
        </m:sSub>
      </m:oMath>
      <w:r w:rsidRPr="009E138B">
        <w:rPr>
          <w:rFonts w:ascii="Times New Roman" w:hAnsi="Times New Roman" w:cs="Times New Roman"/>
          <w:color w:val="000000"/>
          <w:sz w:val="22"/>
        </w:rPr>
        <w:t xml:space="preserve">). You can calculate the mean and standard deviation for the expression of each gene represented on the microarray. A </w:t>
      </w:r>
      <w:r w:rsidRPr="009E138B">
        <w:rPr>
          <w:rFonts w:ascii="Times New Roman" w:hAnsi="Times New Roman" w:cs="Times New Roman"/>
          <w:i/>
          <w:color w:val="000000"/>
          <w:sz w:val="22"/>
        </w:rPr>
        <w:t>t</w:t>
      </w:r>
      <w:r w:rsidRPr="009E138B">
        <w:rPr>
          <w:rFonts w:ascii="Times New Roman" w:hAnsi="Times New Roman" w:cs="Times New Roman"/>
          <w:color w:val="000000"/>
          <w:sz w:val="22"/>
        </w:rPr>
        <w:t>-test is performed to test the null hypothesis that there is no difference in gene expression levels, considered one gene at a time, between the two populations. Compute the mean expression value for each gene from control (</w:t>
      </w:r>
      <w:r w:rsidRPr="009E138B">
        <w:rPr>
          <w:rFonts w:ascii="Times New Roman" w:hAnsi="Times New Roman" w:cs="Times New Roman"/>
          <w:i/>
          <w:color w:val="000000"/>
          <w:sz w:val="22"/>
        </w:rPr>
        <w:t>x</w:t>
      </w:r>
      <w:r w:rsidRPr="009E138B">
        <w:rPr>
          <w:rFonts w:ascii="Times New Roman" w:hAnsi="Times New Roman" w:cs="Times New Roman"/>
          <w:color w:val="000000"/>
          <w:sz w:val="22"/>
          <w:vertAlign w:val="subscript"/>
        </w:rPr>
        <w:t>1</w:t>
      </w:r>
      <w:r w:rsidRPr="009E138B">
        <w:rPr>
          <w:rFonts w:ascii="Times New Roman" w:hAnsi="Times New Roman" w:cs="Times New Roman"/>
          <w:color w:val="000000"/>
          <w:sz w:val="22"/>
        </w:rPr>
        <w:t>) and experimental (</w:t>
      </w:r>
      <w:r w:rsidRPr="009E138B">
        <w:rPr>
          <w:rFonts w:ascii="Times New Roman" w:hAnsi="Times New Roman" w:cs="Times New Roman"/>
          <w:i/>
          <w:color w:val="000000"/>
          <w:sz w:val="22"/>
        </w:rPr>
        <w:t>x</w:t>
      </w:r>
      <w:r w:rsidRPr="009E138B">
        <w:rPr>
          <w:rFonts w:ascii="Times New Roman" w:hAnsi="Times New Roman" w:cs="Times New Roman"/>
          <w:color w:val="000000"/>
          <w:sz w:val="22"/>
          <w:vertAlign w:val="subscript"/>
        </w:rPr>
        <w:t>2</w:t>
      </w:r>
      <w:r w:rsidRPr="009E138B">
        <w:rPr>
          <w:rFonts w:ascii="Times New Roman" w:hAnsi="Times New Roman" w:cs="Times New Roman"/>
          <w:color w:val="000000"/>
          <w:sz w:val="22"/>
        </w:rPr>
        <w:t xml:space="preserve">) conditions, estimate the variance, and divide them. The average for each sample (e.g., </w:t>
      </w:r>
      <m:oMath>
        <m:acc>
          <m:accPr>
            <m:chr m:val="̅"/>
            <m:ctrlPr>
              <w:rPr>
                <w:rFonts w:ascii="Cambria Math" w:hAnsi="Cambria Math" w:cs="Times New Roman"/>
                <w:i/>
                <w:color w:val="000000"/>
                <w:sz w:val="22"/>
              </w:rPr>
            </m:ctrlPr>
          </m:accPr>
          <m:e>
            <m:r>
              <w:rPr>
                <w:rFonts w:ascii="Cambria Math" w:hAnsi="Cambria Math" w:cs="Times New Roman"/>
                <w:color w:val="000000"/>
                <w:sz w:val="22"/>
              </w:rPr>
              <m:t>x</m:t>
            </m:r>
          </m:e>
        </m:acc>
      </m:oMath>
      <w:r w:rsidRPr="009E138B">
        <w:rPr>
          <w:rFonts w:ascii="Times New Roman" w:hAnsi="Times New Roman" w:cs="Times New Roman"/>
          <w:color w:val="000000"/>
          <w:sz w:val="22"/>
          <w:vertAlign w:val="subscript"/>
        </w:rPr>
        <w:t>1</w:t>
      </w:r>
      <w:r w:rsidRPr="009E138B">
        <w:rPr>
          <w:rFonts w:ascii="Times New Roman" w:hAnsi="Times New Roman" w:cs="Times New Roman"/>
          <w:color w:val="000000"/>
          <w:sz w:val="22"/>
        </w:rPr>
        <w:t>) is given by:</w:t>
      </w:r>
    </w:p>
    <w:p w14:paraId="431972FC" w14:textId="77777777" w:rsidR="009C7471" w:rsidRPr="009E138B" w:rsidRDefault="00256D3E" w:rsidP="009C7471">
      <w:pPr>
        <w:widowControl/>
        <w:wordWrap/>
        <w:autoSpaceDE/>
        <w:autoSpaceDN/>
        <w:ind w:firstLine="180"/>
        <w:rPr>
          <w:rFonts w:ascii="Times New Roman" w:hAnsi="Times New Roman" w:cs="Times New Roman"/>
          <w:color w:val="000000"/>
          <w:sz w:val="22"/>
        </w:rPr>
      </w:pPr>
      <m:oMathPara>
        <m:oMath>
          <m:acc>
            <m:accPr>
              <m:chr m:val="̅"/>
              <m:ctrlPr>
                <w:rPr>
                  <w:rFonts w:ascii="Cambria Math" w:hAnsi="Cambria Math" w:cs="Times New Roman"/>
                  <w:color w:val="000000"/>
                  <w:sz w:val="22"/>
                </w:rPr>
              </m:ctrlPr>
            </m:accPr>
            <m:e>
              <m:sSub>
                <m:sSubPr>
                  <m:ctrlPr>
                    <w:rPr>
                      <w:rFonts w:ascii="Cambria Math" w:hAnsi="Cambria Math" w:cs="Times New Roman"/>
                      <w:i/>
                      <w:color w:val="000000"/>
                      <w:sz w:val="22"/>
                    </w:rPr>
                  </m:ctrlPr>
                </m:sSubPr>
                <m:e>
                  <m:r>
                    <w:rPr>
                      <w:rFonts w:ascii="Cambria Math" w:hAnsi="Cambria Math" w:cs="Times New Roman"/>
                      <w:color w:val="000000"/>
                      <w:sz w:val="22"/>
                    </w:rPr>
                    <m:t>x</m:t>
                  </m:r>
                </m:e>
                <m:sub>
                  <m:r>
                    <w:rPr>
                      <w:rFonts w:ascii="Cambria Math" w:hAnsi="Cambria Math" w:cs="Times New Roman"/>
                      <w:color w:val="000000"/>
                      <w:sz w:val="22"/>
                    </w:rPr>
                    <m:t>1</m:t>
                  </m:r>
                </m:sub>
              </m:sSub>
            </m:e>
          </m:acc>
          <m:r>
            <w:rPr>
              <w:rFonts w:ascii="Cambria Math" w:hAnsi="Cambria Math" w:cs="Times New Roman"/>
              <w:color w:val="000000"/>
              <w:sz w:val="22"/>
            </w:rPr>
            <m:t>=</m:t>
          </m:r>
          <m:f>
            <m:fPr>
              <m:ctrlPr>
                <w:rPr>
                  <w:rFonts w:ascii="Cambria Math" w:hAnsi="Cambria Math" w:cs="Times New Roman"/>
                  <w:i/>
                  <w:color w:val="000000"/>
                  <w:sz w:val="22"/>
                </w:rPr>
              </m:ctrlPr>
            </m:fPr>
            <m:num>
              <m:r>
                <w:rPr>
                  <w:rFonts w:ascii="Cambria Math" w:hAnsi="Cambria Math" w:cs="Times New Roman"/>
                  <w:color w:val="000000"/>
                  <w:sz w:val="22"/>
                </w:rPr>
                <m:t>1</m:t>
              </m:r>
            </m:num>
            <m:den>
              <m:r>
                <w:rPr>
                  <w:rFonts w:ascii="Cambria Math" w:hAnsi="Cambria Math" w:cs="Times New Roman"/>
                  <w:color w:val="000000"/>
                  <w:sz w:val="22"/>
                </w:rPr>
                <m:t>M</m:t>
              </m:r>
            </m:den>
          </m:f>
          <m:nary>
            <m:naryPr>
              <m:chr m:val="∑"/>
              <m:limLoc m:val="undOvr"/>
              <m:ctrlPr>
                <w:rPr>
                  <w:rFonts w:ascii="Cambria Math" w:hAnsi="Cambria Math" w:cs="Times New Roman"/>
                  <w:i/>
                  <w:color w:val="000000"/>
                  <w:sz w:val="22"/>
                </w:rPr>
              </m:ctrlPr>
            </m:naryPr>
            <m:sub>
              <m:r>
                <w:rPr>
                  <w:rFonts w:ascii="Cambria Math" w:hAnsi="Cambria Math" w:cs="Times New Roman"/>
                  <w:color w:val="000000"/>
                  <w:sz w:val="22"/>
                </w:rPr>
                <m:t>i=1</m:t>
              </m:r>
            </m:sub>
            <m:sup>
              <m:r>
                <w:rPr>
                  <w:rFonts w:ascii="Cambria Math" w:hAnsi="Cambria Math" w:cs="Times New Roman"/>
                  <w:color w:val="000000"/>
                  <w:sz w:val="22"/>
                </w:rPr>
                <m:t>M</m:t>
              </m:r>
            </m:sup>
            <m:e>
              <m:sSub>
                <m:sSubPr>
                  <m:ctrlPr>
                    <w:rPr>
                      <w:rFonts w:ascii="Cambria Math" w:hAnsi="Cambria Math" w:cs="Times New Roman"/>
                      <w:i/>
                      <w:color w:val="000000"/>
                      <w:sz w:val="22"/>
                    </w:rPr>
                  </m:ctrlPr>
                </m:sSubPr>
                <m:e>
                  <m:r>
                    <w:rPr>
                      <w:rFonts w:ascii="Cambria Math" w:hAnsi="Cambria Math" w:cs="Times New Roman"/>
                      <w:color w:val="000000"/>
                      <w:sz w:val="22"/>
                    </w:rPr>
                    <m:t>x</m:t>
                  </m:r>
                </m:e>
                <m:sub>
                  <m:r>
                    <w:rPr>
                      <w:rFonts w:ascii="Cambria Math" w:hAnsi="Cambria Math" w:cs="Times New Roman"/>
                      <w:color w:val="000000"/>
                      <w:sz w:val="22"/>
                    </w:rPr>
                    <m:t>i</m:t>
                  </m:r>
                </m:sub>
              </m:sSub>
            </m:e>
          </m:nary>
        </m:oMath>
      </m:oMathPara>
    </w:p>
    <w:p w14:paraId="425CFBFF" w14:textId="77777777" w:rsidR="009C7471" w:rsidRPr="009E138B" w:rsidRDefault="009C7471" w:rsidP="009C7471">
      <w:pPr>
        <w:widowControl/>
        <w:wordWrap/>
        <w:autoSpaceDE/>
        <w:autoSpaceDN/>
        <w:ind w:firstLine="180"/>
        <w:rPr>
          <w:rFonts w:ascii="Times New Roman" w:hAnsi="Times New Roman" w:cs="Times New Roman"/>
          <w:color w:val="000000"/>
          <w:sz w:val="22"/>
        </w:rPr>
      </w:pPr>
    </w:p>
    <w:p w14:paraId="043C464C" w14:textId="77777777" w:rsidR="009C7471" w:rsidRPr="009E138B" w:rsidRDefault="009C7471" w:rsidP="009C7471">
      <w:pPr>
        <w:widowControl/>
        <w:wordWrap/>
        <w:autoSpaceDE/>
        <w:autoSpaceDN/>
        <w:rPr>
          <w:rFonts w:ascii="Times New Roman" w:hAnsi="Times New Roman" w:cs="Times New Roman"/>
          <w:color w:val="000000"/>
          <w:sz w:val="22"/>
        </w:rPr>
      </w:pPr>
      <w:r w:rsidRPr="009E138B">
        <w:rPr>
          <w:rFonts w:ascii="Times New Roman" w:hAnsi="Times New Roman" w:cs="Times New Roman"/>
          <w:color w:val="000000"/>
          <w:sz w:val="22"/>
        </w:rPr>
        <w:t xml:space="preserve">The variance (square of the standard deviation, </w:t>
      </w:r>
      <w:r w:rsidRPr="009E138B">
        <w:rPr>
          <w:rFonts w:ascii="Times New Roman" w:hAnsi="Times New Roman" w:cs="Times New Roman"/>
          <w:i/>
          <w:color w:val="000000"/>
          <w:sz w:val="22"/>
        </w:rPr>
        <w:t>s</w:t>
      </w:r>
      <w:r w:rsidRPr="009E138B">
        <w:rPr>
          <w:rFonts w:ascii="Times New Roman" w:hAnsi="Times New Roman" w:cs="Times New Roman"/>
          <w:color w:val="000000"/>
          <w:sz w:val="22"/>
          <w:vertAlign w:val="superscript"/>
        </w:rPr>
        <w:t>2</w:t>
      </w:r>
      <w:r w:rsidRPr="009E138B">
        <w:rPr>
          <w:rFonts w:ascii="Times New Roman" w:hAnsi="Times New Roman" w:cs="Times New Roman"/>
          <w:color w:val="000000"/>
          <w:sz w:val="22"/>
        </w:rPr>
        <w:t xml:space="preserve">) for </w:t>
      </w:r>
      <w:r w:rsidRPr="009E138B">
        <w:rPr>
          <w:rFonts w:ascii="Times New Roman" w:hAnsi="Times New Roman" w:cs="Times New Roman"/>
          <w:i/>
          <w:color w:val="000000"/>
          <w:sz w:val="22"/>
        </w:rPr>
        <w:t>x</w:t>
      </w:r>
      <w:r w:rsidRPr="009E138B">
        <w:rPr>
          <w:rFonts w:ascii="Times New Roman" w:hAnsi="Times New Roman" w:cs="Times New Roman"/>
          <w:color w:val="000000"/>
          <w:sz w:val="22"/>
          <w:vertAlign w:val="subscript"/>
        </w:rPr>
        <w:t>1</w:t>
      </w:r>
      <w:r w:rsidRPr="009E138B">
        <w:rPr>
          <w:rFonts w:ascii="Times New Roman" w:hAnsi="Times New Roman" w:cs="Times New Roman"/>
          <w:color w:val="000000"/>
          <w:sz w:val="22"/>
        </w:rPr>
        <w:t xml:space="preserve"> is given by:</w:t>
      </w:r>
    </w:p>
    <w:p w14:paraId="1761913A" w14:textId="77777777" w:rsidR="009C7471" w:rsidRPr="009E138B" w:rsidRDefault="00256D3E" w:rsidP="009C7471">
      <w:pPr>
        <w:widowControl/>
        <w:wordWrap/>
        <w:autoSpaceDE/>
        <w:autoSpaceDN/>
        <w:rPr>
          <w:rFonts w:ascii="Times New Roman" w:hAnsi="Times New Roman" w:cs="Times New Roman"/>
          <w:color w:val="000000"/>
          <w:sz w:val="22"/>
        </w:rPr>
      </w:pPr>
      <m:oMathPara>
        <m:oMath>
          <m:sSubSup>
            <m:sSubSupPr>
              <m:ctrlPr>
                <w:rPr>
                  <w:rFonts w:ascii="Cambria Math" w:hAnsi="Cambria Math" w:cs="Times New Roman"/>
                  <w:color w:val="000000"/>
                  <w:sz w:val="22"/>
                </w:rPr>
              </m:ctrlPr>
            </m:sSubSupPr>
            <m:e>
              <m:r>
                <w:rPr>
                  <w:rFonts w:ascii="Cambria Math" w:hAnsi="Cambria Math" w:cs="Times New Roman"/>
                  <w:color w:val="000000"/>
                  <w:sz w:val="22"/>
                </w:rPr>
                <m:t>s</m:t>
              </m:r>
            </m:e>
            <m:sub>
              <m:sSub>
                <m:sSubPr>
                  <m:ctrlPr>
                    <w:rPr>
                      <w:rFonts w:ascii="Cambria Math" w:hAnsi="Cambria Math" w:cs="Times New Roman"/>
                      <w:i/>
                      <w:color w:val="000000"/>
                      <w:sz w:val="22"/>
                    </w:rPr>
                  </m:ctrlPr>
                </m:sSubPr>
                <m:e>
                  <m:r>
                    <w:rPr>
                      <w:rFonts w:ascii="Cambria Math" w:hAnsi="Cambria Math" w:cs="Times New Roman"/>
                      <w:color w:val="000000"/>
                      <w:sz w:val="22"/>
                    </w:rPr>
                    <m:t>x</m:t>
                  </m:r>
                </m:e>
                <m:sub>
                  <m:r>
                    <w:rPr>
                      <w:rFonts w:ascii="Cambria Math" w:hAnsi="Cambria Math" w:cs="Times New Roman"/>
                      <w:color w:val="000000"/>
                      <w:sz w:val="22"/>
                    </w:rPr>
                    <m:t>1</m:t>
                  </m:r>
                </m:sub>
              </m:sSub>
            </m:sub>
            <m:sup>
              <m:r>
                <w:rPr>
                  <w:rFonts w:ascii="Cambria Math" w:hAnsi="Cambria Math" w:cs="Times New Roman"/>
                  <w:color w:val="000000"/>
                  <w:sz w:val="22"/>
                </w:rPr>
                <m:t>2</m:t>
              </m:r>
            </m:sup>
          </m:sSubSup>
          <m:r>
            <w:rPr>
              <w:rFonts w:ascii="Cambria Math" w:hAnsi="Cambria Math" w:cs="Times New Roman"/>
              <w:color w:val="000000"/>
              <w:sz w:val="22"/>
            </w:rPr>
            <m:t>=</m:t>
          </m:r>
          <m:f>
            <m:fPr>
              <m:ctrlPr>
                <w:rPr>
                  <w:rFonts w:ascii="Cambria Math" w:hAnsi="Cambria Math" w:cs="Times New Roman"/>
                  <w:i/>
                  <w:color w:val="000000"/>
                  <w:sz w:val="22"/>
                </w:rPr>
              </m:ctrlPr>
            </m:fPr>
            <m:num>
              <m:r>
                <w:rPr>
                  <w:rFonts w:ascii="Cambria Math" w:hAnsi="Cambria Math" w:cs="Times New Roman"/>
                  <w:color w:val="000000"/>
                  <w:sz w:val="22"/>
                </w:rPr>
                <m:t>1</m:t>
              </m:r>
            </m:num>
            <m:den>
              <m:r>
                <w:rPr>
                  <w:rFonts w:ascii="Cambria Math" w:hAnsi="Cambria Math" w:cs="Times New Roman"/>
                  <w:color w:val="000000"/>
                  <w:sz w:val="22"/>
                </w:rPr>
                <m:t>M-1</m:t>
              </m:r>
            </m:den>
          </m:f>
          <m:nary>
            <m:naryPr>
              <m:chr m:val="∑"/>
              <m:limLoc m:val="undOvr"/>
              <m:ctrlPr>
                <w:rPr>
                  <w:rFonts w:ascii="Cambria Math" w:hAnsi="Cambria Math" w:cs="Times New Roman"/>
                  <w:i/>
                  <w:color w:val="000000"/>
                  <w:sz w:val="22"/>
                </w:rPr>
              </m:ctrlPr>
            </m:naryPr>
            <m:sub>
              <m:r>
                <w:rPr>
                  <w:rFonts w:ascii="Cambria Math" w:hAnsi="Cambria Math" w:cs="Times New Roman"/>
                  <w:color w:val="000000"/>
                  <w:sz w:val="22"/>
                </w:rPr>
                <m:t>i=1</m:t>
              </m:r>
            </m:sub>
            <m:sup>
              <m:r>
                <w:rPr>
                  <w:rFonts w:ascii="Cambria Math" w:hAnsi="Cambria Math" w:cs="Times New Roman"/>
                  <w:color w:val="000000"/>
                  <w:sz w:val="22"/>
                </w:rPr>
                <m:t>M</m:t>
              </m:r>
            </m:sup>
            <m:e>
              <m:sSup>
                <m:sSupPr>
                  <m:ctrlPr>
                    <w:rPr>
                      <w:rFonts w:ascii="Cambria Math" w:hAnsi="Cambria Math" w:cs="Times New Roman"/>
                      <w:i/>
                      <w:color w:val="000000"/>
                      <w:sz w:val="22"/>
                    </w:rPr>
                  </m:ctrlPr>
                </m:sSupPr>
                <m:e>
                  <m:r>
                    <w:rPr>
                      <w:rFonts w:ascii="Cambria Math" w:hAnsi="Cambria Math" w:cs="Times New Roman"/>
                      <w:color w:val="000000"/>
                      <w:sz w:val="22"/>
                    </w:rPr>
                    <m:t>(</m:t>
                  </m:r>
                  <m:sSub>
                    <m:sSubPr>
                      <m:ctrlPr>
                        <w:rPr>
                          <w:rFonts w:ascii="Cambria Math" w:hAnsi="Cambria Math" w:cs="Times New Roman"/>
                          <w:i/>
                          <w:color w:val="000000"/>
                          <w:sz w:val="22"/>
                        </w:rPr>
                      </m:ctrlPr>
                    </m:sSubPr>
                    <m:e>
                      <m:r>
                        <w:rPr>
                          <w:rFonts w:ascii="Cambria Math" w:hAnsi="Cambria Math" w:cs="Times New Roman"/>
                          <w:color w:val="000000"/>
                          <w:sz w:val="22"/>
                        </w:rPr>
                        <m:t>x</m:t>
                      </m:r>
                    </m:e>
                    <m:sub>
                      <m:r>
                        <w:rPr>
                          <w:rFonts w:ascii="Cambria Math" w:hAnsi="Cambria Math" w:cs="Times New Roman"/>
                          <w:color w:val="000000"/>
                          <w:sz w:val="22"/>
                        </w:rPr>
                        <m:t>i</m:t>
                      </m:r>
                    </m:sub>
                  </m:sSub>
                  <m:r>
                    <w:rPr>
                      <w:rFonts w:ascii="Cambria Math" w:hAnsi="Cambria Math" w:cs="Times New Roman"/>
                      <w:color w:val="000000"/>
                      <w:sz w:val="22"/>
                    </w:rPr>
                    <m:t xml:space="preserve">- </m:t>
                  </m:r>
                  <m:acc>
                    <m:accPr>
                      <m:chr m:val="̅"/>
                      <m:ctrlPr>
                        <w:rPr>
                          <w:rFonts w:ascii="Cambria Math" w:hAnsi="Cambria Math" w:cs="Times New Roman"/>
                          <w:i/>
                          <w:color w:val="000000"/>
                          <w:sz w:val="22"/>
                        </w:rPr>
                      </m:ctrlPr>
                    </m:accPr>
                    <m:e>
                      <m:r>
                        <w:rPr>
                          <w:rFonts w:ascii="Cambria Math" w:hAnsi="Cambria Math" w:cs="Times New Roman"/>
                          <w:color w:val="000000"/>
                          <w:sz w:val="22"/>
                        </w:rPr>
                        <m:t>x</m:t>
                      </m:r>
                    </m:e>
                  </m:acc>
                  <m:r>
                    <w:rPr>
                      <w:rFonts w:ascii="Cambria Math" w:hAnsi="Cambria Math" w:cs="Times New Roman"/>
                      <w:color w:val="000000"/>
                      <w:sz w:val="22"/>
                    </w:rPr>
                    <m:t>)</m:t>
                  </m:r>
                </m:e>
                <m:sup>
                  <m:r>
                    <w:rPr>
                      <w:rFonts w:ascii="Cambria Math" w:hAnsi="Cambria Math" w:cs="Times New Roman"/>
                      <w:color w:val="000000"/>
                      <w:sz w:val="22"/>
                    </w:rPr>
                    <m:t>2</m:t>
                  </m:r>
                </m:sup>
              </m:sSup>
            </m:e>
          </m:nary>
        </m:oMath>
      </m:oMathPara>
    </w:p>
    <w:p w14:paraId="150D19B7" w14:textId="77777777" w:rsidR="009C7471" w:rsidRPr="009E138B" w:rsidRDefault="009C7471" w:rsidP="009C7471">
      <w:pPr>
        <w:widowControl/>
        <w:wordWrap/>
        <w:autoSpaceDE/>
        <w:autoSpaceDN/>
        <w:rPr>
          <w:rFonts w:ascii="Times New Roman" w:hAnsi="Times New Roman" w:cs="Times New Roman"/>
          <w:color w:val="000000"/>
          <w:sz w:val="22"/>
        </w:rPr>
      </w:pPr>
      <w:r w:rsidRPr="009E138B">
        <w:rPr>
          <w:rFonts w:ascii="Times New Roman" w:hAnsi="Times New Roman" w:cs="Times New Roman"/>
          <w:color w:val="000000"/>
          <w:sz w:val="22"/>
        </w:rPr>
        <w:t>The t-test essentially measures the signal-to-noise ratio in your experiment by dividing the signal (difference between the means) by the noise (variability estimated in the two conditions).</w:t>
      </w:r>
    </w:p>
    <w:p w14:paraId="32A04B70" w14:textId="77777777" w:rsidR="009C7471" w:rsidRPr="009E138B" w:rsidRDefault="009C7471" w:rsidP="009C7471">
      <w:pPr>
        <w:widowControl/>
        <w:wordWrap/>
        <w:autoSpaceDE/>
        <w:autoSpaceDN/>
        <w:rPr>
          <w:rFonts w:ascii="Times New Roman" w:hAnsi="Times New Roman" w:cs="Times New Roman"/>
          <w:color w:val="000000"/>
          <w:sz w:val="22"/>
        </w:rPr>
      </w:pPr>
      <m:oMathPara>
        <m:oMath>
          <m:r>
            <m:rPr>
              <m:sty m:val="p"/>
            </m:rPr>
            <w:rPr>
              <w:rFonts w:ascii="Cambria Math" w:hAnsi="Cambria Math" w:cs="Times New Roman"/>
              <w:color w:val="000000"/>
              <w:sz w:val="22"/>
            </w:rPr>
            <m:t xml:space="preserve"> </m:t>
          </m:r>
          <m:r>
            <w:rPr>
              <w:rFonts w:ascii="Cambria Math" w:hAnsi="Cambria Math" w:cs="Times New Roman"/>
              <w:color w:val="000000"/>
              <w:sz w:val="22"/>
            </w:rPr>
            <m:t>t-statistic=</m:t>
          </m:r>
          <m:f>
            <m:fPr>
              <m:ctrlPr>
                <w:rPr>
                  <w:rFonts w:ascii="Cambria Math" w:hAnsi="Cambria Math" w:cs="Times New Roman"/>
                  <w:i/>
                  <w:color w:val="000000"/>
                  <w:sz w:val="22"/>
                </w:rPr>
              </m:ctrlPr>
            </m:fPr>
            <m:num>
              <m:acc>
                <m:accPr>
                  <m:chr m:val="̅"/>
                  <m:ctrlPr>
                    <w:rPr>
                      <w:rFonts w:ascii="Cambria Math" w:hAnsi="Cambria Math" w:cs="Times New Roman"/>
                      <w:i/>
                      <w:color w:val="000000"/>
                      <w:sz w:val="22"/>
                    </w:rPr>
                  </m:ctrlPr>
                </m:accPr>
                <m:e>
                  <m:sSub>
                    <m:sSubPr>
                      <m:ctrlPr>
                        <w:rPr>
                          <w:rFonts w:ascii="Cambria Math" w:hAnsi="Cambria Math" w:cs="Times New Roman"/>
                          <w:i/>
                          <w:color w:val="000000"/>
                          <w:sz w:val="22"/>
                        </w:rPr>
                      </m:ctrlPr>
                    </m:sSubPr>
                    <m:e>
                      <m:r>
                        <w:rPr>
                          <w:rFonts w:ascii="Cambria Math" w:hAnsi="Cambria Math" w:cs="Times New Roman"/>
                          <w:color w:val="000000"/>
                          <w:sz w:val="22"/>
                        </w:rPr>
                        <m:t>x</m:t>
                      </m:r>
                    </m:e>
                    <m:sub>
                      <m:r>
                        <w:rPr>
                          <w:rFonts w:ascii="Cambria Math" w:hAnsi="Cambria Math" w:cs="Times New Roman"/>
                          <w:color w:val="000000"/>
                          <w:sz w:val="22"/>
                        </w:rPr>
                        <m:t>1</m:t>
                      </m:r>
                    </m:sub>
                  </m:sSub>
                </m:e>
              </m:acc>
              <m:r>
                <w:rPr>
                  <w:rFonts w:ascii="Cambria Math" w:hAnsi="Cambria Math" w:cs="Times New Roman"/>
                  <w:color w:val="000000"/>
                  <w:sz w:val="22"/>
                </w:rPr>
                <m:t>-</m:t>
              </m:r>
              <m:acc>
                <m:accPr>
                  <m:chr m:val="̅"/>
                  <m:ctrlPr>
                    <w:rPr>
                      <w:rFonts w:ascii="Cambria Math" w:hAnsi="Cambria Math" w:cs="Times New Roman"/>
                      <w:i/>
                      <w:color w:val="000000"/>
                      <w:sz w:val="22"/>
                    </w:rPr>
                  </m:ctrlPr>
                </m:accPr>
                <m:e>
                  <m:sSub>
                    <m:sSubPr>
                      <m:ctrlPr>
                        <w:rPr>
                          <w:rFonts w:ascii="Cambria Math" w:hAnsi="Cambria Math" w:cs="Times New Roman"/>
                          <w:i/>
                          <w:color w:val="000000"/>
                          <w:sz w:val="22"/>
                        </w:rPr>
                      </m:ctrlPr>
                    </m:sSubPr>
                    <m:e>
                      <m:r>
                        <w:rPr>
                          <w:rFonts w:ascii="Cambria Math" w:hAnsi="Cambria Math" w:cs="Times New Roman"/>
                          <w:color w:val="000000"/>
                          <w:sz w:val="22"/>
                        </w:rPr>
                        <m:t>x</m:t>
                      </m:r>
                    </m:e>
                    <m:sub>
                      <m:r>
                        <w:rPr>
                          <w:rFonts w:ascii="Cambria Math" w:hAnsi="Cambria Math" w:cs="Times New Roman"/>
                          <w:color w:val="000000"/>
                          <w:sz w:val="22"/>
                        </w:rPr>
                        <m:t>2</m:t>
                      </m:r>
                    </m:sub>
                  </m:sSub>
                </m:e>
              </m:acc>
            </m:num>
            <m:den>
              <m:rad>
                <m:radPr>
                  <m:degHide m:val="1"/>
                  <m:ctrlPr>
                    <w:rPr>
                      <w:rFonts w:ascii="Cambria Math" w:hAnsi="Cambria Math" w:cs="Times New Roman"/>
                      <w:i/>
                      <w:color w:val="000000"/>
                      <w:sz w:val="22"/>
                    </w:rPr>
                  </m:ctrlPr>
                </m:radPr>
                <m:deg/>
                <m:e>
                  <m:f>
                    <m:fPr>
                      <m:ctrlPr>
                        <w:rPr>
                          <w:rFonts w:ascii="Cambria Math" w:hAnsi="Cambria Math" w:cs="Times New Roman"/>
                          <w:i/>
                          <w:color w:val="000000"/>
                          <w:sz w:val="22"/>
                        </w:rPr>
                      </m:ctrlPr>
                    </m:fPr>
                    <m:num>
                      <m:sSubSup>
                        <m:sSubSupPr>
                          <m:ctrlPr>
                            <w:rPr>
                              <w:rFonts w:ascii="Cambria Math" w:hAnsi="Cambria Math" w:cs="Times New Roman"/>
                              <w:i/>
                              <w:color w:val="000000"/>
                              <w:sz w:val="22"/>
                            </w:rPr>
                          </m:ctrlPr>
                        </m:sSubSupPr>
                        <m:e>
                          <m:r>
                            <w:rPr>
                              <w:rFonts w:ascii="Cambria Math" w:hAnsi="Cambria Math" w:cs="Times New Roman"/>
                              <w:color w:val="000000"/>
                              <w:sz w:val="22"/>
                            </w:rPr>
                            <m:t>s</m:t>
                          </m:r>
                        </m:e>
                        <m:sub>
                          <m:sSub>
                            <m:sSubPr>
                              <m:ctrlPr>
                                <w:rPr>
                                  <w:rFonts w:ascii="Cambria Math" w:hAnsi="Cambria Math" w:cs="Times New Roman"/>
                                  <w:i/>
                                  <w:color w:val="000000"/>
                                  <w:sz w:val="22"/>
                                </w:rPr>
                              </m:ctrlPr>
                            </m:sSubPr>
                            <m:e>
                              <m:r>
                                <w:rPr>
                                  <w:rFonts w:ascii="Cambria Math" w:hAnsi="Cambria Math" w:cs="Times New Roman"/>
                                  <w:color w:val="000000"/>
                                  <w:sz w:val="22"/>
                                </w:rPr>
                                <m:t>x</m:t>
                              </m:r>
                            </m:e>
                            <m:sub>
                              <m:r>
                                <w:rPr>
                                  <w:rFonts w:ascii="Cambria Math" w:hAnsi="Cambria Math" w:cs="Times New Roman"/>
                                  <w:color w:val="000000"/>
                                  <w:sz w:val="22"/>
                                </w:rPr>
                                <m:t>1</m:t>
                              </m:r>
                            </m:sub>
                          </m:sSub>
                        </m:sub>
                        <m:sup>
                          <m:r>
                            <w:rPr>
                              <w:rFonts w:ascii="Cambria Math" w:hAnsi="Cambria Math" w:cs="Times New Roman"/>
                              <w:color w:val="000000"/>
                              <w:sz w:val="22"/>
                            </w:rPr>
                            <m:t>2</m:t>
                          </m:r>
                        </m:sup>
                      </m:sSubSup>
                    </m:num>
                    <m:den>
                      <m:r>
                        <w:rPr>
                          <w:rFonts w:ascii="Cambria Math" w:hAnsi="Cambria Math" w:cs="Times New Roman"/>
                          <w:color w:val="000000"/>
                          <w:sz w:val="22"/>
                        </w:rPr>
                        <m:t>M</m:t>
                      </m:r>
                    </m:den>
                  </m:f>
                  <m:r>
                    <w:rPr>
                      <w:rFonts w:ascii="Cambria Math" w:hAnsi="Cambria Math" w:cs="Times New Roman"/>
                      <w:color w:val="000000"/>
                      <w:sz w:val="22"/>
                    </w:rPr>
                    <m:t>+</m:t>
                  </m:r>
                  <m:f>
                    <m:fPr>
                      <m:ctrlPr>
                        <w:rPr>
                          <w:rFonts w:ascii="Cambria Math" w:hAnsi="Cambria Math" w:cs="Times New Roman"/>
                          <w:i/>
                          <w:color w:val="000000"/>
                          <w:sz w:val="22"/>
                        </w:rPr>
                      </m:ctrlPr>
                    </m:fPr>
                    <m:num>
                      <m:sSubSup>
                        <m:sSubSupPr>
                          <m:ctrlPr>
                            <w:rPr>
                              <w:rFonts w:ascii="Cambria Math" w:hAnsi="Cambria Math" w:cs="Times New Roman"/>
                              <w:i/>
                              <w:color w:val="000000"/>
                              <w:sz w:val="22"/>
                            </w:rPr>
                          </m:ctrlPr>
                        </m:sSubSupPr>
                        <m:e>
                          <m:r>
                            <w:rPr>
                              <w:rFonts w:ascii="Cambria Math" w:hAnsi="Cambria Math" w:cs="Times New Roman"/>
                              <w:color w:val="000000"/>
                              <w:sz w:val="22"/>
                            </w:rPr>
                            <m:t>s</m:t>
                          </m:r>
                        </m:e>
                        <m:sub>
                          <m:sSub>
                            <m:sSubPr>
                              <m:ctrlPr>
                                <w:rPr>
                                  <w:rFonts w:ascii="Cambria Math" w:hAnsi="Cambria Math" w:cs="Times New Roman"/>
                                  <w:i/>
                                  <w:color w:val="000000"/>
                                  <w:sz w:val="22"/>
                                </w:rPr>
                              </m:ctrlPr>
                            </m:sSubPr>
                            <m:e>
                              <m:r>
                                <w:rPr>
                                  <w:rFonts w:ascii="Cambria Math" w:hAnsi="Cambria Math" w:cs="Times New Roman"/>
                                  <w:color w:val="000000"/>
                                  <w:sz w:val="22"/>
                                </w:rPr>
                                <m:t>x</m:t>
                              </m:r>
                            </m:e>
                            <m:sub>
                              <m:r>
                                <w:rPr>
                                  <w:rFonts w:ascii="Cambria Math" w:hAnsi="Cambria Math" w:cs="Times New Roman"/>
                                  <w:color w:val="000000"/>
                                  <w:sz w:val="22"/>
                                </w:rPr>
                                <m:t>2</m:t>
                              </m:r>
                            </m:sub>
                          </m:sSub>
                        </m:sub>
                        <m:sup>
                          <m:r>
                            <w:rPr>
                              <w:rFonts w:ascii="Cambria Math" w:hAnsi="Cambria Math" w:cs="Times New Roman"/>
                              <w:color w:val="000000"/>
                              <w:sz w:val="22"/>
                            </w:rPr>
                            <m:t>2</m:t>
                          </m:r>
                        </m:sup>
                      </m:sSubSup>
                    </m:num>
                    <m:den>
                      <m:r>
                        <w:rPr>
                          <w:rFonts w:ascii="Cambria Math" w:hAnsi="Cambria Math" w:cs="Times New Roman"/>
                          <w:color w:val="000000"/>
                          <w:sz w:val="22"/>
                        </w:rPr>
                        <m:t>N</m:t>
                      </m:r>
                    </m:den>
                  </m:f>
                </m:e>
              </m:rad>
            </m:den>
          </m:f>
        </m:oMath>
      </m:oMathPara>
    </w:p>
    <w:p w14:paraId="4A7AC5E1" w14:textId="3DE416E4" w:rsidR="009C7471" w:rsidRPr="009E138B" w:rsidRDefault="009C7471" w:rsidP="00961A8B">
      <w:pPr>
        <w:widowControl/>
        <w:wordWrap/>
        <w:autoSpaceDE/>
        <w:autoSpaceDN/>
        <w:ind w:firstLine="221"/>
        <w:rPr>
          <w:rFonts w:ascii="Times New Roman" w:hAnsi="Times New Roman" w:cs="Times New Roman"/>
          <w:color w:val="000000"/>
          <w:sz w:val="22"/>
        </w:rPr>
      </w:pPr>
      <w:r w:rsidRPr="009E138B">
        <w:rPr>
          <w:rFonts w:ascii="Times New Roman" w:hAnsi="Times New Roman" w:cs="Times New Roman"/>
          <w:color w:val="000000"/>
          <w:sz w:val="22"/>
        </w:rPr>
        <w:t xml:space="preserve">From the </w:t>
      </w:r>
      <w:r w:rsidRPr="009E138B">
        <w:rPr>
          <w:rFonts w:ascii="Times New Roman" w:hAnsi="Times New Roman" w:cs="Times New Roman"/>
          <w:i/>
          <w:color w:val="000000"/>
          <w:sz w:val="22"/>
        </w:rPr>
        <w:t>t</w:t>
      </w:r>
      <w:r w:rsidRPr="009E138B">
        <w:rPr>
          <w:rFonts w:ascii="Times New Roman" w:hAnsi="Times New Roman" w:cs="Times New Roman"/>
          <w:color w:val="000000"/>
          <w:sz w:val="22"/>
        </w:rPr>
        <w:t xml:space="preserve">-statistic we can calculate a </w:t>
      </w:r>
      <w:r w:rsidRPr="009E138B">
        <w:rPr>
          <w:rFonts w:ascii="Times New Roman" w:hAnsi="Times New Roman" w:cs="Times New Roman"/>
          <w:i/>
          <w:color w:val="000000"/>
          <w:sz w:val="22"/>
        </w:rPr>
        <w:t>p</w:t>
      </w:r>
      <w:r w:rsidRPr="009E138B">
        <w:rPr>
          <w:rFonts w:ascii="Times New Roman" w:hAnsi="Times New Roman" w:cs="Times New Roman"/>
          <w:color w:val="000000"/>
          <w:sz w:val="22"/>
        </w:rPr>
        <w:t>-value.</w:t>
      </w:r>
      <w:r w:rsidR="004D1DDC">
        <w:rPr>
          <w:rFonts w:ascii="Times New Roman" w:hAnsi="Times New Roman" w:cs="Times New Roman"/>
          <w:color w:val="000000"/>
          <w:sz w:val="22"/>
        </w:rPr>
        <w:t xml:space="preserve"> For calculating p-value, the basic assumption that gene expression values are following gaussian distribution is introduced. However, in the biological field, typically sample size is small and the poplulation standard deviation is unknown. In this situation, student’s t-distribution can be used instead and above t-statistic is following this ditribution. </w:t>
      </w:r>
      <w:r w:rsidR="006F040F">
        <w:rPr>
          <w:rFonts w:ascii="Times New Roman" w:hAnsi="Times New Roman" w:cs="Times New Roman"/>
          <w:color w:val="000000"/>
          <w:sz w:val="22"/>
        </w:rPr>
        <w:t xml:space="preserve">Thus, p-value under the null hypothesis that mean expression value between two conditions is zero is computed using t-distribution. P(T </w:t>
      </w:r>
      <m:oMath>
        <m:r>
          <m:rPr>
            <m:sty m:val="p"/>
          </m:rPr>
          <w:rPr>
            <w:rFonts w:ascii="Cambria Math" w:hAnsi="Cambria Math" w:cs="Times New Roman"/>
            <w:color w:val="000000"/>
            <w:sz w:val="22"/>
          </w:rPr>
          <m:t>≥</m:t>
        </m:r>
      </m:oMath>
      <w:r w:rsidR="006F040F">
        <w:rPr>
          <w:rFonts w:ascii="Times New Roman" w:hAnsi="Times New Roman" w:cs="Times New Roman"/>
          <w:color w:val="000000"/>
          <w:sz w:val="22"/>
        </w:rPr>
        <w:t xml:space="preserve"> t) is calculated from the t-distribution and this is</w:t>
      </w:r>
      <w:r w:rsidR="006F040F" w:rsidRPr="006F040F">
        <w:rPr>
          <w:rFonts w:ascii="Times New Roman" w:hAnsi="Times New Roman" w:cs="Times New Roman"/>
          <w:sz w:val="22"/>
        </w:rPr>
        <w:t xml:space="preserve"> </w:t>
      </w:r>
      <w:r w:rsidR="006F040F">
        <w:rPr>
          <w:rFonts w:ascii="Times New Roman" w:hAnsi="Times New Roman" w:cs="Times New Roman"/>
          <w:sz w:val="22"/>
        </w:rPr>
        <w:t>t</w:t>
      </w:r>
      <w:r w:rsidR="006F040F" w:rsidRPr="009E138B">
        <w:rPr>
          <w:rFonts w:ascii="Times New Roman" w:hAnsi="Times New Roman" w:cs="Times New Roman"/>
          <w:sz w:val="22"/>
        </w:rPr>
        <w:t>he probability of rejecting the null hypothesis when it is true</w:t>
      </w:r>
      <w:r w:rsidR="006F040F">
        <w:rPr>
          <w:rFonts w:ascii="Times New Roman" w:hAnsi="Times New Roman" w:cs="Times New Roman"/>
          <w:sz w:val="22"/>
        </w:rPr>
        <w:t>.</w:t>
      </w:r>
      <w:r w:rsidRPr="009E138B">
        <w:rPr>
          <w:rFonts w:ascii="Times New Roman" w:hAnsi="Times New Roman" w:cs="Times New Roman"/>
          <w:color w:val="000000"/>
          <w:sz w:val="22"/>
        </w:rPr>
        <w:t xml:space="preserve"> This allow us to either reject or accept the null hypothesis that the control and experimental conditions have equal gene expression values (i.e., the null hypothesis is that there is no differential expression). For a </w:t>
      </w:r>
      <w:r w:rsidRPr="009E138B">
        <w:rPr>
          <w:rFonts w:ascii="Times New Roman" w:hAnsi="Times New Roman" w:cs="Times New Roman"/>
          <w:i/>
          <w:color w:val="000000"/>
          <w:sz w:val="22"/>
        </w:rPr>
        <w:t>t</w:t>
      </w:r>
      <w:r w:rsidRPr="009E138B">
        <w:rPr>
          <w:rFonts w:ascii="Times New Roman" w:hAnsi="Times New Roman" w:cs="Times New Roman"/>
          <w:color w:val="000000"/>
          <w:sz w:val="22"/>
        </w:rPr>
        <w:t xml:space="preserve">-test that provides a </w:t>
      </w:r>
      <w:r w:rsidRPr="009E138B">
        <w:rPr>
          <w:rFonts w:ascii="Times New Roman" w:hAnsi="Times New Roman" w:cs="Times New Roman"/>
          <w:i/>
          <w:color w:val="000000"/>
          <w:sz w:val="22"/>
        </w:rPr>
        <w:t>p</w:t>
      </w:r>
      <w:r w:rsidRPr="009E138B">
        <w:rPr>
          <w:rFonts w:ascii="Times New Roman" w:hAnsi="Times New Roman" w:cs="Times New Roman"/>
          <w:color w:val="000000"/>
          <w:sz w:val="22"/>
        </w:rPr>
        <w:t>-value of 0.01, this means that one time in 100 the observed difference between the control and experimental groups will occur by chance</w:t>
      </w:r>
      <w:r w:rsidR="00841B85">
        <w:rPr>
          <w:rFonts w:ascii="Times New Roman" w:hAnsi="Times New Roman" w:cs="Times New Roman"/>
          <w:color w:val="000000"/>
          <w:sz w:val="22"/>
        </w:rPr>
        <w:t xml:space="preserve"> assuming the null hypothesis</w:t>
      </w:r>
      <w:r w:rsidRPr="009E138B">
        <w:rPr>
          <w:rFonts w:ascii="Times New Roman" w:hAnsi="Times New Roman" w:cs="Times New Roman"/>
          <w:color w:val="000000"/>
          <w:sz w:val="22"/>
        </w:rPr>
        <w:t xml:space="preserve">, </w:t>
      </w:r>
      <w:r w:rsidR="00841B85">
        <w:rPr>
          <w:rFonts w:ascii="Times New Roman" w:hAnsi="Times New Roman" w:cs="Times New Roman"/>
          <w:color w:val="000000"/>
          <w:sz w:val="22"/>
        </w:rPr>
        <w:t>therefore</w:t>
      </w:r>
      <w:r w:rsidR="00841B85" w:rsidRPr="009E138B">
        <w:rPr>
          <w:rFonts w:ascii="Times New Roman" w:hAnsi="Times New Roman" w:cs="Times New Roman"/>
          <w:color w:val="000000"/>
          <w:sz w:val="22"/>
        </w:rPr>
        <w:t xml:space="preserve"> </w:t>
      </w:r>
      <w:r w:rsidRPr="009E138B">
        <w:rPr>
          <w:rFonts w:ascii="Times New Roman" w:hAnsi="Times New Roman" w:cs="Times New Roman"/>
          <w:color w:val="000000"/>
          <w:sz w:val="22"/>
        </w:rPr>
        <w:t xml:space="preserve">we can safely reject the null hypothesis. Figure 4 presents the result of </w:t>
      </w:r>
      <w:r w:rsidRPr="009E138B">
        <w:rPr>
          <w:rFonts w:ascii="Times New Roman" w:hAnsi="Times New Roman" w:cs="Times New Roman"/>
          <w:i/>
          <w:color w:val="000000"/>
          <w:sz w:val="22"/>
        </w:rPr>
        <w:t>t</w:t>
      </w:r>
      <w:r w:rsidRPr="009E138B">
        <w:rPr>
          <w:rFonts w:ascii="Times New Roman" w:hAnsi="Times New Roman" w:cs="Times New Roman"/>
          <w:color w:val="000000"/>
          <w:sz w:val="22"/>
        </w:rPr>
        <w:t xml:space="preserve">-tests performed on eight genes. Four genes assigned to chromosome 21 have very low </w:t>
      </w:r>
      <w:r w:rsidRPr="009E138B">
        <w:rPr>
          <w:rFonts w:ascii="Times New Roman" w:hAnsi="Times New Roman" w:cs="Times New Roman"/>
          <w:i/>
          <w:color w:val="000000"/>
          <w:sz w:val="22"/>
        </w:rPr>
        <w:t>p</w:t>
      </w:r>
      <w:r w:rsidRPr="009E138B">
        <w:rPr>
          <w:rFonts w:ascii="Times New Roman" w:hAnsi="Times New Roman" w:cs="Times New Roman"/>
          <w:color w:val="000000"/>
          <w:sz w:val="22"/>
        </w:rPr>
        <w:t xml:space="preserve">-values (about </w:t>
      </w:r>
      <m:oMath>
        <m:sSup>
          <m:sSupPr>
            <m:ctrlPr>
              <w:rPr>
                <w:rFonts w:ascii="Cambria Math" w:hAnsi="Cambria Math" w:cs="Times New Roman"/>
                <w:color w:val="000000"/>
                <w:sz w:val="22"/>
              </w:rPr>
            </m:ctrlPr>
          </m:sSupPr>
          <m:e>
            <m:r>
              <w:rPr>
                <w:rFonts w:ascii="Cambria Math" w:hAnsi="Cambria Math" w:cs="Times New Roman"/>
                <w:color w:val="000000"/>
                <w:sz w:val="22"/>
              </w:rPr>
              <m:t>10</m:t>
            </m:r>
          </m:e>
          <m:sup>
            <m:r>
              <w:rPr>
                <w:rFonts w:ascii="Cambria Math" w:hAnsi="Cambria Math" w:cs="Times New Roman"/>
                <w:color w:val="000000"/>
                <w:sz w:val="22"/>
              </w:rPr>
              <m:t>-5</m:t>
            </m:r>
          </m:sup>
        </m:sSup>
      </m:oMath>
      <w:r w:rsidRPr="009E138B">
        <w:rPr>
          <w:rFonts w:ascii="Times New Roman" w:hAnsi="Times New Roman" w:cs="Times New Roman"/>
          <w:color w:val="000000"/>
          <w:sz w:val="22"/>
        </w:rPr>
        <w:t xml:space="preserve"> to </w:t>
      </w:r>
      <m:oMath>
        <m:sSup>
          <m:sSupPr>
            <m:ctrlPr>
              <w:rPr>
                <w:rFonts w:ascii="Cambria Math" w:hAnsi="Cambria Math" w:cs="Times New Roman"/>
                <w:color w:val="000000"/>
                <w:sz w:val="22"/>
              </w:rPr>
            </m:ctrlPr>
          </m:sSupPr>
          <m:e>
            <m:r>
              <w:rPr>
                <w:rFonts w:ascii="Cambria Math" w:hAnsi="Cambria Math" w:cs="Times New Roman"/>
                <w:color w:val="000000"/>
                <w:sz w:val="22"/>
              </w:rPr>
              <m:t>10</m:t>
            </m:r>
          </m:e>
          <m:sup>
            <m:r>
              <w:rPr>
                <w:rFonts w:ascii="Cambria Math" w:hAnsi="Cambria Math" w:cs="Times New Roman"/>
                <w:color w:val="000000"/>
                <w:sz w:val="22"/>
              </w:rPr>
              <m:t>-6</m:t>
            </m:r>
          </m:sup>
        </m:sSup>
      </m:oMath>
      <w:r w:rsidRPr="009E138B">
        <w:rPr>
          <w:rFonts w:ascii="Times New Roman" w:hAnsi="Times New Roman" w:cs="Times New Roman"/>
          <w:color w:val="000000"/>
          <w:sz w:val="22"/>
        </w:rPr>
        <w:t xml:space="preserve">), one has a </w:t>
      </w:r>
      <w:r w:rsidRPr="009E138B">
        <w:rPr>
          <w:rFonts w:ascii="Times New Roman" w:hAnsi="Times New Roman" w:cs="Times New Roman"/>
          <w:i/>
          <w:color w:val="000000"/>
          <w:sz w:val="22"/>
        </w:rPr>
        <w:t>p</w:t>
      </w:r>
      <w:r w:rsidRPr="009E138B">
        <w:rPr>
          <w:rFonts w:ascii="Times New Roman" w:hAnsi="Times New Roman" w:cs="Times New Roman"/>
          <w:color w:val="000000"/>
          <w:sz w:val="22"/>
        </w:rPr>
        <w:t xml:space="preserve">-value of 0.05, and three have non-significant </w:t>
      </w:r>
      <w:r w:rsidRPr="009E138B">
        <w:rPr>
          <w:rFonts w:ascii="Times New Roman" w:hAnsi="Times New Roman" w:cs="Times New Roman"/>
          <w:i/>
          <w:color w:val="000000"/>
          <w:sz w:val="22"/>
        </w:rPr>
        <w:t>p</w:t>
      </w:r>
      <w:r w:rsidRPr="009E138B">
        <w:rPr>
          <w:rFonts w:ascii="Times New Roman" w:hAnsi="Times New Roman" w:cs="Times New Roman"/>
          <w:color w:val="000000"/>
          <w:sz w:val="22"/>
        </w:rPr>
        <w:t>-values (0.97, 0.70, 0.28).</w:t>
      </w:r>
    </w:p>
    <w:p w14:paraId="6306196F" w14:textId="77777777" w:rsidR="009C7471" w:rsidRPr="009E138B" w:rsidRDefault="009C7471" w:rsidP="009C7471">
      <w:pPr>
        <w:rPr>
          <w:rFonts w:ascii="Times New Roman" w:hAnsi="Times New Roman" w:cs="Times New Roman"/>
          <w:sz w:val="22"/>
        </w:rPr>
      </w:pPr>
    </w:p>
    <w:p w14:paraId="7C0AA936" w14:textId="77777777" w:rsidR="009C7471" w:rsidRPr="009E138B" w:rsidRDefault="009C7471" w:rsidP="009C7471">
      <w:pPr>
        <w:pStyle w:val="StyleHeading2Bold"/>
        <w:numPr>
          <w:ilvl w:val="1"/>
          <w:numId w:val="1"/>
        </w:numPr>
        <w:rPr>
          <w:rFonts w:ascii="Times New Roman" w:hAnsi="Times New Roman"/>
          <w:b w:val="0"/>
          <w:sz w:val="22"/>
          <w:szCs w:val="22"/>
        </w:rPr>
      </w:pPr>
      <w:r w:rsidRPr="009E138B">
        <w:rPr>
          <w:rFonts w:ascii="Times New Roman" w:hAnsi="Times New Roman"/>
          <w:b w:val="0"/>
          <w:sz w:val="22"/>
          <w:szCs w:val="22"/>
        </w:rPr>
        <w:t>Introduction to MATLAB</w:t>
      </w:r>
    </w:p>
    <w:p w14:paraId="400A806B" w14:textId="77777777" w:rsidR="009C7471" w:rsidRPr="009E138B" w:rsidRDefault="009C7471" w:rsidP="00961A8B">
      <w:pPr>
        <w:pStyle w:val="StyleHeading2Bold"/>
        <w:ind w:firstLine="221"/>
        <w:rPr>
          <w:rFonts w:ascii="Times New Roman" w:hAnsi="Times New Roman"/>
          <w:b w:val="0"/>
          <w:sz w:val="22"/>
          <w:szCs w:val="22"/>
        </w:rPr>
      </w:pPr>
      <w:r w:rsidRPr="009E138B">
        <w:rPr>
          <w:rFonts w:ascii="Times New Roman" w:hAnsi="Times New Roman"/>
          <w:b w:val="0"/>
          <w:sz w:val="22"/>
          <w:szCs w:val="22"/>
        </w:rPr>
        <w:t xml:space="preserve">MATLAB stands for “MATrix LABoratory” and supports interactive environment incorporating such as programming language, mathematical calculations, data visualization and large number of inbuilt routines corresponding to many mathematical, engineering &amp; science problems. </w:t>
      </w:r>
    </w:p>
    <w:p w14:paraId="6DED4FD3" w14:textId="77777777" w:rsidR="009C7471" w:rsidRPr="009E138B" w:rsidRDefault="009C7471" w:rsidP="009C7471">
      <w:pPr>
        <w:pStyle w:val="StyleHeading2Bold"/>
        <w:rPr>
          <w:rFonts w:ascii="Times New Roman" w:hAnsi="Times New Roman"/>
          <w:b w:val="0"/>
          <w:sz w:val="22"/>
          <w:szCs w:val="22"/>
        </w:rPr>
      </w:pPr>
    </w:p>
    <w:p w14:paraId="441C5261" w14:textId="77777777" w:rsidR="009C7471" w:rsidRPr="009E138B" w:rsidRDefault="009C7471" w:rsidP="009C7471">
      <w:pPr>
        <w:pStyle w:val="StyleHeading2Bold"/>
        <w:numPr>
          <w:ilvl w:val="2"/>
          <w:numId w:val="7"/>
        </w:numPr>
        <w:rPr>
          <w:rFonts w:ascii="Times New Roman" w:hAnsi="Times New Roman"/>
          <w:b w:val="0"/>
          <w:sz w:val="22"/>
          <w:szCs w:val="22"/>
        </w:rPr>
      </w:pPr>
      <w:r w:rsidRPr="009E138B">
        <w:rPr>
          <w:rFonts w:ascii="Times New Roman" w:hAnsi="Times New Roman"/>
          <w:b w:val="0"/>
          <w:sz w:val="22"/>
          <w:szCs w:val="22"/>
        </w:rPr>
        <w:t>Basic Mathematical Operators, Expressions &amp; Comments</w:t>
      </w:r>
    </w:p>
    <w:p w14:paraId="0D912F7A" w14:textId="77777777" w:rsidR="009C7471" w:rsidRPr="009E138B" w:rsidRDefault="009C7471" w:rsidP="009C7471">
      <w:pPr>
        <w:pStyle w:val="StyleHeading2Bold"/>
        <w:rPr>
          <w:rFonts w:ascii="Times New Roman" w:hAnsi="Times New Roman"/>
          <w:b w:val="0"/>
          <w:sz w:val="22"/>
          <w:szCs w:val="22"/>
        </w:rPr>
      </w:pPr>
      <w:r w:rsidRPr="009E138B">
        <w:rPr>
          <w:rFonts w:ascii="Times New Roman" w:hAnsi="Times New Roman"/>
          <w:b w:val="0"/>
          <w:sz w:val="22"/>
          <w:szCs w:val="22"/>
        </w:rPr>
        <w:t>The following basic mathematical operators are supported by Matlab:</w:t>
      </w:r>
    </w:p>
    <w:tbl>
      <w:tblPr>
        <w:tblStyle w:val="a9"/>
        <w:tblW w:w="0" w:type="auto"/>
        <w:jc w:val="center"/>
        <w:tblLook w:val="04A0" w:firstRow="1" w:lastRow="0" w:firstColumn="1" w:lastColumn="0" w:noHBand="0" w:noVBand="1"/>
      </w:tblPr>
      <w:tblGrid>
        <w:gridCol w:w="2130"/>
        <w:gridCol w:w="1063"/>
      </w:tblGrid>
      <w:tr w:rsidR="009C7471" w:rsidRPr="009E138B" w14:paraId="0640C37C" w14:textId="77777777" w:rsidTr="005202C1">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130" w:type="dxa"/>
            <w:noWrap/>
            <w:hideMark/>
          </w:tcPr>
          <w:p w14:paraId="15D725CD" w14:textId="77777777" w:rsidR="009C7471" w:rsidRPr="009E138B" w:rsidRDefault="009C7471" w:rsidP="005202C1">
            <w:pPr>
              <w:pStyle w:val="StyleHeading2Bold"/>
              <w:ind w:left="567" w:hanging="567"/>
              <w:outlineLvl w:val="1"/>
              <w:rPr>
                <w:rFonts w:ascii="Times New Roman" w:hAnsi="Times New Roman"/>
                <w:b/>
                <w:bCs/>
                <w:sz w:val="22"/>
                <w:szCs w:val="22"/>
              </w:rPr>
            </w:pPr>
            <w:r w:rsidRPr="009E138B">
              <w:rPr>
                <w:rFonts w:ascii="Times New Roman" w:hAnsi="Times New Roman"/>
                <w:b/>
                <w:bCs/>
                <w:sz w:val="22"/>
                <w:szCs w:val="22"/>
              </w:rPr>
              <w:t>Operation</w:t>
            </w:r>
          </w:p>
        </w:tc>
        <w:tc>
          <w:tcPr>
            <w:tcW w:w="1063" w:type="dxa"/>
            <w:noWrap/>
            <w:hideMark/>
          </w:tcPr>
          <w:p w14:paraId="79D1F213" w14:textId="77777777" w:rsidR="009C7471" w:rsidRPr="009E138B" w:rsidRDefault="009C7471" w:rsidP="005202C1">
            <w:pPr>
              <w:pStyle w:val="StyleHeading2Bold"/>
              <w:ind w:left="567" w:hanging="567"/>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b/>
                <w:bCs/>
                <w:sz w:val="22"/>
                <w:szCs w:val="22"/>
              </w:rPr>
            </w:pPr>
            <w:r w:rsidRPr="009E138B">
              <w:rPr>
                <w:rFonts w:ascii="Times New Roman" w:hAnsi="Times New Roman"/>
                <w:b/>
                <w:bCs/>
                <w:sz w:val="22"/>
                <w:szCs w:val="22"/>
              </w:rPr>
              <w:t>Symbol</w:t>
            </w:r>
          </w:p>
        </w:tc>
      </w:tr>
      <w:tr w:rsidR="009C7471" w:rsidRPr="009E138B" w14:paraId="319CB44B" w14:textId="77777777" w:rsidTr="005202C1">
        <w:trPr>
          <w:cnfStyle w:val="000000100000" w:firstRow="0" w:lastRow="0" w:firstColumn="0" w:lastColumn="0" w:oddVBand="0" w:evenVBand="0" w:oddHBand="1" w:evenHBand="0" w:firstRowFirstColumn="0" w:firstRowLastColumn="0" w:lastRowFirstColumn="0" w:lastRowLastColumn="0"/>
          <w:trHeight w:val="64"/>
          <w:jc w:val="center"/>
        </w:trPr>
        <w:tc>
          <w:tcPr>
            <w:cnfStyle w:val="001000000000" w:firstRow="0" w:lastRow="0" w:firstColumn="1" w:lastColumn="0" w:oddVBand="0" w:evenVBand="0" w:oddHBand="0" w:evenHBand="0" w:firstRowFirstColumn="0" w:firstRowLastColumn="0" w:lastRowFirstColumn="0" w:lastRowLastColumn="0"/>
            <w:tcW w:w="2130" w:type="dxa"/>
            <w:noWrap/>
            <w:hideMark/>
          </w:tcPr>
          <w:p w14:paraId="7D9813D5" w14:textId="77777777" w:rsidR="009C7471" w:rsidRPr="009E138B" w:rsidRDefault="009C7471" w:rsidP="005202C1">
            <w:pPr>
              <w:pStyle w:val="StyleHeading2Bold"/>
              <w:ind w:left="567" w:hanging="567"/>
              <w:outlineLvl w:val="1"/>
              <w:rPr>
                <w:rFonts w:ascii="Times New Roman" w:hAnsi="Times New Roman"/>
                <w:bCs/>
                <w:sz w:val="22"/>
                <w:szCs w:val="22"/>
              </w:rPr>
            </w:pPr>
            <w:r w:rsidRPr="009E138B">
              <w:rPr>
                <w:rFonts w:ascii="Times New Roman" w:hAnsi="Times New Roman"/>
                <w:bCs/>
                <w:sz w:val="22"/>
                <w:szCs w:val="22"/>
              </w:rPr>
              <w:t>Addition (a + b)</w:t>
            </w:r>
          </w:p>
        </w:tc>
        <w:tc>
          <w:tcPr>
            <w:tcW w:w="1063" w:type="dxa"/>
            <w:noWrap/>
            <w:hideMark/>
          </w:tcPr>
          <w:p w14:paraId="4E3DBD87" w14:textId="77777777" w:rsidR="009C7471" w:rsidRPr="009E138B" w:rsidRDefault="009C7471" w:rsidP="005202C1">
            <w:pPr>
              <w:pStyle w:val="StyleHeading2Bold"/>
              <w:ind w:left="567" w:hanging="567"/>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2"/>
                <w:szCs w:val="22"/>
              </w:rPr>
            </w:pPr>
            <w:r w:rsidRPr="009E138B">
              <w:rPr>
                <w:rFonts w:ascii="Times New Roman" w:hAnsi="Times New Roman"/>
                <w:b w:val="0"/>
                <w:sz w:val="22"/>
                <w:szCs w:val="22"/>
              </w:rPr>
              <w:t>+</w:t>
            </w:r>
          </w:p>
        </w:tc>
      </w:tr>
      <w:tr w:rsidR="009C7471" w:rsidRPr="009E138B" w14:paraId="35B36710" w14:textId="77777777" w:rsidTr="005202C1">
        <w:trPr>
          <w:trHeight w:val="64"/>
          <w:jc w:val="center"/>
        </w:trPr>
        <w:tc>
          <w:tcPr>
            <w:cnfStyle w:val="001000000000" w:firstRow="0" w:lastRow="0" w:firstColumn="1" w:lastColumn="0" w:oddVBand="0" w:evenVBand="0" w:oddHBand="0" w:evenHBand="0" w:firstRowFirstColumn="0" w:firstRowLastColumn="0" w:lastRowFirstColumn="0" w:lastRowLastColumn="0"/>
            <w:tcW w:w="2130" w:type="dxa"/>
            <w:noWrap/>
            <w:hideMark/>
          </w:tcPr>
          <w:p w14:paraId="63BD6953" w14:textId="77777777" w:rsidR="009C7471" w:rsidRPr="009E138B" w:rsidRDefault="009C7471" w:rsidP="005202C1">
            <w:pPr>
              <w:pStyle w:val="StyleHeading2Bold"/>
              <w:ind w:left="567" w:hanging="567"/>
              <w:outlineLvl w:val="1"/>
              <w:rPr>
                <w:rFonts w:ascii="Times New Roman" w:hAnsi="Times New Roman"/>
                <w:bCs/>
                <w:sz w:val="22"/>
                <w:szCs w:val="22"/>
              </w:rPr>
            </w:pPr>
            <w:r w:rsidRPr="009E138B">
              <w:rPr>
                <w:rFonts w:ascii="Times New Roman" w:hAnsi="Times New Roman"/>
                <w:bCs/>
                <w:sz w:val="22"/>
                <w:szCs w:val="22"/>
              </w:rPr>
              <w:t>Subtraction (a-b)</w:t>
            </w:r>
          </w:p>
        </w:tc>
        <w:tc>
          <w:tcPr>
            <w:tcW w:w="1063" w:type="dxa"/>
            <w:noWrap/>
            <w:hideMark/>
          </w:tcPr>
          <w:p w14:paraId="747E8B50" w14:textId="77777777" w:rsidR="009C7471" w:rsidRPr="009E138B" w:rsidRDefault="009C7471" w:rsidP="005202C1">
            <w:pPr>
              <w:pStyle w:val="StyleHeading2Bold"/>
              <w:ind w:left="567" w:hanging="567"/>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2"/>
                <w:szCs w:val="22"/>
              </w:rPr>
            </w:pPr>
            <w:r w:rsidRPr="009E138B">
              <w:rPr>
                <w:rFonts w:ascii="Times New Roman" w:hAnsi="Times New Roman"/>
                <w:b w:val="0"/>
                <w:sz w:val="22"/>
                <w:szCs w:val="22"/>
              </w:rPr>
              <w:t>-</w:t>
            </w:r>
          </w:p>
        </w:tc>
      </w:tr>
      <w:tr w:rsidR="009C7471" w:rsidRPr="009E138B" w14:paraId="12731F8C" w14:textId="77777777" w:rsidTr="005202C1">
        <w:trPr>
          <w:cnfStyle w:val="000000100000" w:firstRow="0" w:lastRow="0" w:firstColumn="0" w:lastColumn="0" w:oddVBand="0" w:evenVBand="0" w:oddHBand="1" w:evenHBand="0" w:firstRowFirstColumn="0" w:firstRowLastColumn="0" w:lastRowFirstColumn="0" w:lastRowLastColumn="0"/>
          <w:trHeight w:val="64"/>
          <w:jc w:val="center"/>
        </w:trPr>
        <w:tc>
          <w:tcPr>
            <w:cnfStyle w:val="001000000000" w:firstRow="0" w:lastRow="0" w:firstColumn="1" w:lastColumn="0" w:oddVBand="0" w:evenVBand="0" w:oddHBand="0" w:evenHBand="0" w:firstRowFirstColumn="0" w:firstRowLastColumn="0" w:lastRowFirstColumn="0" w:lastRowLastColumn="0"/>
            <w:tcW w:w="2130" w:type="dxa"/>
            <w:noWrap/>
            <w:hideMark/>
          </w:tcPr>
          <w:p w14:paraId="3E8592F9" w14:textId="77777777" w:rsidR="009C7471" w:rsidRPr="009E138B" w:rsidRDefault="009C7471" w:rsidP="005202C1">
            <w:pPr>
              <w:pStyle w:val="StyleHeading2Bold"/>
              <w:ind w:left="567" w:hanging="567"/>
              <w:outlineLvl w:val="1"/>
              <w:rPr>
                <w:rFonts w:ascii="Times New Roman" w:hAnsi="Times New Roman"/>
                <w:bCs/>
                <w:sz w:val="22"/>
                <w:szCs w:val="22"/>
              </w:rPr>
            </w:pPr>
            <w:r w:rsidRPr="009E138B">
              <w:rPr>
                <w:rFonts w:ascii="Times New Roman" w:hAnsi="Times New Roman"/>
                <w:bCs/>
                <w:sz w:val="22"/>
                <w:szCs w:val="22"/>
              </w:rPr>
              <w:t>Multiplication (a . b)</w:t>
            </w:r>
          </w:p>
        </w:tc>
        <w:tc>
          <w:tcPr>
            <w:tcW w:w="1063" w:type="dxa"/>
            <w:noWrap/>
            <w:hideMark/>
          </w:tcPr>
          <w:p w14:paraId="25644335" w14:textId="77777777" w:rsidR="009C7471" w:rsidRPr="009E138B" w:rsidRDefault="009C7471" w:rsidP="005202C1">
            <w:pPr>
              <w:pStyle w:val="StyleHeading2Bold"/>
              <w:ind w:left="567" w:hanging="567"/>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2"/>
                <w:szCs w:val="22"/>
              </w:rPr>
            </w:pPr>
            <w:r w:rsidRPr="009E138B">
              <w:rPr>
                <w:rFonts w:ascii="Times New Roman" w:hAnsi="Times New Roman"/>
                <w:b w:val="0"/>
                <w:sz w:val="22"/>
                <w:szCs w:val="22"/>
              </w:rPr>
              <w:t>*</w:t>
            </w:r>
          </w:p>
        </w:tc>
      </w:tr>
      <w:tr w:rsidR="009C7471" w:rsidRPr="009E138B" w14:paraId="6EB4FF2C" w14:textId="77777777" w:rsidTr="005202C1">
        <w:trPr>
          <w:trHeight w:val="64"/>
          <w:jc w:val="center"/>
        </w:trPr>
        <w:tc>
          <w:tcPr>
            <w:cnfStyle w:val="001000000000" w:firstRow="0" w:lastRow="0" w:firstColumn="1" w:lastColumn="0" w:oddVBand="0" w:evenVBand="0" w:oddHBand="0" w:evenHBand="0" w:firstRowFirstColumn="0" w:firstRowLastColumn="0" w:lastRowFirstColumn="0" w:lastRowLastColumn="0"/>
            <w:tcW w:w="2130" w:type="dxa"/>
            <w:noWrap/>
            <w:hideMark/>
          </w:tcPr>
          <w:p w14:paraId="658E08C9" w14:textId="77777777" w:rsidR="009C7471" w:rsidRPr="009E138B" w:rsidRDefault="009C7471" w:rsidP="005202C1">
            <w:pPr>
              <w:pStyle w:val="StyleHeading2Bold"/>
              <w:ind w:left="567" w:hanging="567"/>
              <w:outlineLvl w:val="1"/>
              <w:rPr>
                <w:rFonts w:ascii="Times New Roman" w:hAnsi="Times New Roman"/>
                <w:bCs/>
                <w:sz w:val="22"/>
                <w:szCs w:val="22"/>
              </w:rPr>
            </w:pPr>
            <w:r w:rsidRPr="009E138B">
              <w:rPr>
                <w:rFonts w:ascii="Times New Roman" w:hAnsi="Times New Roman"/>
                <w:bCs/>
                <w:sz w:val="22"/>
                <w:szCs w:val="22"/>
              </w:rPr>
              <w:t>Division (a ¸ b)</w:t>
            </w:r>
          </w:p>
        </w:tc>
        <w:tc>
          <w:tcPr>
            <w:tcW w:w="1063" w:type="dxa"/>
            <w:noWrap/>
            <w:hideMark/>
          </w:tcPr>
          <w:p w14:paraId="14F3F970" w14:textId="77777777" w:rsidR="009C7471" w:rsidRPr="009E138B" w:rsidRDefault="009C7471" w:rsidP="005202C1">
            <w:pPr>
              <w:pStyle w:val="StyleHeading2Bold"/>
              <w:ind w:left="567" w:hanging="567"/>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2"/>
                <w:szCs w:val="22"/>
              </w:rPr>
            </w:pPr>
            <w:r w:rsidRPr="009E138B">
              <w:rPr>
                <w:rFonts w:ascii="Times New Roman" w:hAnsi="Times New Roman"/>
                <w:b w:val="0"/>
                <w:sz w:val="22"/>
                <w:szCs w:val="22"/>
              </w:rPr>
              <w:t>/ or \</w:t>
            </w:r>
          </w:p>
        </w:tc>
      </w:tr>
      <w:tr w:rsidR="009C7471" w:rsidRPr="009E138B" w14:paraId="027E3736" w14:textId="77777777" w:rsidTr="005202C1">
        <w:trPr>
          <w:cnfStyle w:val="000000100000" w:firstRow="0" w:lastRow="0" w:firstColumn="0" w:lastColumn="0" w:oddVBand="0" w:evenVBand="0" w:oddHBand="1" w:evenHBand="0" w:firstRowFirstColumn="0" w:firstRowLastColumn="0" w:lastRowFirstColumn="0" w:lastRowLastColumn="0"/>
          <w:trHeight w:val="64"/>
          <w:jc w:val="center"/>
        </w:trPr>
        <w:tc>
          <w:tcPr>
            <w:cnfStyle w:val="001000000000" w:firstRow="0" w:lastRow="0" w:firstColumn="1" w:lastColumn="0" w:oddVBand="0" w:evenVBand="0" w:oddHBand="0" w:evenHBand="0" w:firstRowFirstColumn="0" w:firstRowLastColumn="0" w:lastRowFirstColumn="0" w:lastRowLastColumn="0"/>
            <w:tcW w:w="2130" w:type="dxa"/>
            <w:noWrap/>
            <w:hideMark/>
          </w:tcPr>
          <w:p w14:paraId="30AE31BF" w14:textId="77777777" w:rsidR="009C7471" w:rsidRPr="009E138B" w:rsidRDefault="009C7471" w:rsidP="005202C1">
            <w:pPr>
              <w:pStyle w:val="StyleHeading2Bold"/>
              <w:ind w:left="567" w:hanging="567"/>
              <w:outlineLvl w:val="1"/>
              <w:rPr>
                <w:rFonts w:ascii="Times New Roman" w:hAnsi="Times New Roman"/>
                <w:bCs/>
                <w:sz w:val="22"/>
                <w:szCs w:val="22"/>
              </w:rPr>
            </w:pPr>
            <w:r w:rsidRPr="009E138B">
              <w:rPr>
                <w:rFonts w:ascii="Times New Roman" w:hAnsi="Times New Roman"/>
                <w:bCs/>
                <w:sz w:val="22"/>
                <w:szCs w:val="22"/>
              </w:rPr>
              <w:t>Exponentiation (a</w:t>
            </w:r>
            <w:r w:rsidRPr="009E138B">
              <w:rPr>
                <w:rFonts w:ascii="Times New Roman" w:hAnsi="Times New Roman"/>
                <w:bCs/>
                <w:sz w:val="22"/>
                <w:szCs w:val="22"/>
                <w:vertAlign w:val="superscript"/>
              </w:rPr>
              <w:t>b</w:t>
            </w:r>
            <w:r w:rsidRPr="009E138B">
              <w:rPr>
                <w:rFonts w:ascii="Times New Roman" w:hAnsi="Times New Roman"/>
                <w:bCs/>
                <w:sz w:val="22"/>
                <w:szCs w:val="22"/>
              </w:rPr>
              <w:t>)</w:t>
            </w:r>
          </w:p>
        </w:tc>
        <w:tc>
          <w:tcPr>
            <w:tcW w:w="1063" w:type="dxa"/>
            <w:noWrap/>
            <w:hideMark/>
          </w:tcPr>
          <w:p w14:paraId="25B7427B" w14:textId="77777777" w:rsidR="009C7471" w:rsidRPr="009E138B" w:rsidRDefault="009C7471" w:rsidP="005202C1">
            <w:pPr>
              <w:pStyle w:val="StyleHeading2Bold"/>
              <w:ind w:left="567" w:hanging="567"/>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2"/>
                <w:szCs w:val="22"/>
              </w:rPr>
            </w:pPr>
            <w:r w:rsidRPr="009E138B">
              <w:rPr>
                <w:rFonts w:ascii="Times New Roman" w:hAnsi="Times New Roman"/>
                <w:b w:val="0"/>
                <w:sz w:val="22"/>
                <w:szCs w:val="22"/>
              </w:rPr>
              <w:t>^</w:t>
            </w:r>
          </w:p>
        </w:tc>
      </w:tr>
    </w:tbl>
    <w:p w14:paraId="3F18D3E1" w14:textId="77777777" w:rsidR="009C7471" w:rsidRPr="009E138B" w:rsidRDefault="009C7471" w:rsidP="009C7471">
      <w:pPr>
        <w:pStyle w:val="StyleHeading2Bold"/>
        <w:rPr>
          <w:rFonts w:ascii="Times New Roman" w:hAnsi="Times New Roman"/>
          <w:b w:val="0"/>
          <w:sz w:val="22"/>
          <w:szCs w:val="22"/>
        </w:rPr>
      </w:pPr>
    </w:p>
    <w:p w14:paraId="36854099" w14:textId="77777777" w:rsidR="009C7471" w:rsidRPr="009E138B" w:rsidRDefault="009C7471" w:rsidP="009C7471">
      <w:pPr>
        <w:pStyle w:val="StyleHeading2Bold"/>
        <w:rPr>
          <w:rFonts w:ascii="Times New Roman" w:hAnsi="Times New Roman"/>
          <w:b w:val="0"/>
          <w:sz w:val="22"/>
          <w:szCs w:val="22"/>
        </w:rPr>
      </w:pPr>
      <w:r w:rsidRPr="009E138B">
        <w:rPr>
          <w:rFonts w:ascii="Times New Roman" w:hAnsi="Times New Roman"/>
          <w:b w:val="0"/>
          <w:sz w:val="22"/>
          <w:szCs w:val="22"/>
        </w:rPr>
        <w:t>Single lines (calculations or commands) of Matlab have one of two general forms:</w:t>
      </w:r>
    </w:p>
    <w:p w14:paraId="310C009B" w14:textId="77777777" w:rsidR="009C7471" w:rsidRPr="009E138B" w:rsidRDefault="009C7471" w:rsidP="009C7471">
      <w:pPr>
        <w:pStyle w:val="StyleHeading2Bold"/>
        <w:rPr>
          <w:rFonts w:ascii="Times New Roman" w:hAnsi="Times New Roman"/>
          <w:sz w:val="22"/>
          <w:szCs w:val="22"/>
        </w:rPr>
      </w:pPr>
      <w:r w:rsidRPr="009E138B">
        <w:rPr>
          <w:rFonts w:ascii="Times New Roman" w:hAnsi="Times New Roman"/>
          <w:b w:val="0"/>
          <w:sz w:val="22"/>
          <w:szCs w:val="22"/>
        </w:rPr>
        <w:tab/>
      </w:r>
      <w:r w:rsidRPr="009E138B">
        <w:rPr>
          <w:rFonts w:ascii="Times New Roman" w:hAnsi="Times New Roman"/>
          <w:sz w:val="22"/>
          <w:szCs w:val="22"/>
        </w:rPr>
        <w:t>variable = expression</w:t>
      </w:r>
    </w:p>
    <w:tbl>
      <w:tblPr>
        <w:tblStyle w:val="a8"/>
        <w:tblW w:w="0" w:type="auto"/>
        <w:tblInd w:w="817" w:type="dxa"/>
        <w:shd w:val="clear" w:color="auto" w:fill="F2F2F2" w:themeFill="background1" w:themeFillShade="F2"/>
        <w:tblLook w:val="04A0" w:firstRow="1" w:lastRow="0" w:firstColumn="1" w:lastColumn="0" w:noHBand="0" w:noVBand="1"/>
      </w:tblPr>
      <w:tblGrid>
        <w:gridCol w:w="8199"/>
      </w:tblGrid>
      <w:tr w:rsidR="009C7471" w:rsidRPr="009E138B" w14:paraId="33193E42" w14:textId="77777777" w:rsidTr="005202C1">
        <w:trPr>
          <w:trHeight w:val="64"/>
        </w:trPr>
        <w:tc>
          <w:tcPr>
            <w:tcW w:w="8451" w:type="dxa"/>
            <w:shd w:val="clear" w:color="auto" w:fill="F2F2F2" w:themeFill="background1" w:themeFillShade="F2"/>
          </w:tcPr>
          <w:p w14:paraId="347FF7AD" w14:textId="77777777" w:rsidR="009C7471" w:rsidRPr="009E138B" w:rsidRDefault="009C7471" w:rsidP="005202C1">
            <w:pPr>
              <w:pStyle w:val="StyleHeading2Bold"/>
              <w:ind w:left="567" w:hanging="567"/>
              <w:rPr>
                <w:rFonts w:ascii="Times New Roman" w:hAnsi="Times New Roman"/>
                <w:b w:val="0"/>
                <w:sz w:val="22"/>
                <w:szCs w:val="22"/>
              </w:rPr>
            </w:pPr>
            <w:r w:rsidRPr="009E138B">
              <w:rPr>
                <w:rFonts w:ascii="Times New Roman" w:hAnsi="Times New Roman"/>
                <w:b w:val="0"/>
                <w:sz w:val="22"/>
                <w:szCs w:val="22"/>
              </w:rPr>
              <w:t>y=sin(3.14);</w:t>
            </w:r>
          </w:p>
          <w:p w14:paraId="2C4D789F" w14:textId="77777777" w:rsidR="009C7471" w:rsidRPr="009E138B" w:rsidRDefault="009C7471" w:rsidP="005202C1">
            <w:pPr>
              <w:pStyle w:val="StyleHeading2Bold"/>
              <w:rPr>
                <w:rFonts w:ascii="Times New Roman" w:hAnsi="Times New Roman"/>
                <w:b w:val="0"/>
                <w:sz w:val="22"/>
                <w:szCs w:val="22"/>
              </w:rPr>
            </w:pPr>
            <w:r w:rsidRPr="009E138B">
              <w:rPr>
                <w:rFonts w:ascii="Times New Roman" w:hAnsi="Times New Roman"/>
                <w:b w:val="0"/>
                <w:sz w:val="22"/>
                <w:szCs w:val="22"/>
              </w:rPr>
              <w:t>z=(y*4.6)^12.9 – 13.456;</w:t>
            </w:r>
          </w:p>
        </w:tc>
      </w:tr>
    </w:tbl>
    <w:p w14:paraId="6A76434A" w14:textId="77777777" w:rsidR="009C7471" w:rsidRPr="009E138B" w:rsidRDefault="009C7471" w:rsidP="009C7471">
      <w:pPr>
        <w:pStyle w:val="StyleHeading2Bold"/>
        <w:jc w:val="center"/>
        <w:rPr>
          <w:rFonts w:ascii="Times New Roman" w:hAnsi="Times New Roman"/>
          <w:sz w:val="22"/>
          <w:szCs w:val="22"/>
        </w:rPr>
      </w:pPr>
      <w:r w:rsidRPr="009E138B">
        <w:rPr>
          <w:rFonts w:ascii="Times New Roman" w:hAnsi="Times New Roman"/>
          <w:sz w:val="22"/>
          <w:szCs w:val="22"/>
        </w:rPr>
        <w:t>or</w:t>
      </w:r>
    </w:p>
    <w:p w14:paraId="56005B80" w14:textId="77777777" w:rsidR="009C7471" w:rsidRPr="009E138B" w:rsidRDefault="009C7471" w:rsidP="009C7471">
      <w:pPr>
        <w:pStyle w:val="StyleHeading2Bold"/>
        <w:rPr>
          <w:rFonts w:ascii="Times New Roman" w:hAnsi="Times New Roman"/>
          <w:sz w:val="22"/>
          <w:szCs w:val="22"/>
        </w:rPr>
      </w:pPr>
      <w:r w:rsidRPr="009E138B">
        <w:rPr>
          <w:rFonts w:ascii="Times New Roman" w:hAnsi="Times New Roman"/>
          <w:b w:val="0"/>
          <w:sz w:val="22"/>
          <w:szCs w:val="22"/>
        </w:rPr>
        <w:tab/>
      </w:r>
      <w:r w:rsidRPr="009E138B">
        <w:rPr>
          <w:rFonts w:ascii="Times New Roman" w:hAnsi="Times New Roman"/>
          <w:sz w:val="22"/>
          <w:szCs w:val="22"/>
        </w:rPr>
        <w:t>expression</w:t>
      </w:r>
    </w:p>
    <w:tbl>
      <w:tblPr>
        <w:tblStyle w:val="a8"/>
        <w:tblW w:w="0" w:type="auto"/>
        <w:tblInd w:w="817" w:type="dxa"/>
        <w:tblLook w:val="04A0" w:firstRow="1" w:lastRow="0" w:firstColumn="1" w:lastColumn="0" w:noHBand="0" w:noVBand="1"/>
      </w:tblPr>
      <w:tblGrid>
        <w:gridCol w:w="8199"/>
      </w:tblGrid>
      <w:tr w:rsidR="009C7471" w:rsidRPr="009E138B" w14:paraId="6C64DFBE" w14:textId="77777777" w:rsidTr="005202C1">
        <w:trPr>
          <w:trHeight w:val="207"/>
        </w:trPr>
        <w:tc>
          <w:tcPr>
            <w:tcW w:w="8451" w:type="dxa"/>
            <w:shd w:val="clear" w:color="auto" w:fill="F2F2F2" w:themeFill="background1" w:themeFillShade="F2"/>
          </w:tcPr>
          <w:p w14:paraId="66C333BC" w14:textId="77777777" w:rsidR="009C7471" w:rsidRPr="009E138B" w:rsidRDefault="009C7471" w:rsidP="005202C1">
            <w:pPr>
              <w:pStyle w:val="StyleHeading2Bold"/>
              <w:ind w:left="567" w:hanging="567"/>
              <w:rPr>
                <w:rFonts w:ascii="Times New Roman" w:hAnsi="Times New Roman"/>
                <w:b w:val="0"/>
                <w:sz w:val="22"/>
                <w:szCs w:val="22"/>
              </w:rPr>
            </w:pPr>
            <w:r w:rsidRPr="009E138B">
              <w:rPr>
                <w:rFonts w:ascii="Times New Roman" w:hAnsi="Times New Roman"/>
                <w:b w:val="0"/>
                <w:sz w:val="22"/>
                <w:szCs w:val="22"/>
              </w:rPr>
              <w:t>plot(x,y,’-+’);</w:t>
            </w:r>
          </w:p>
          <w:p w14:paraId="69A4A543" w14:textId="77777777" w:rsidR="009C7471" w:rsidRPr="009E138B" w:rsidRDefault="009C7471" w:rsidP="005202C1">
            <w:pPr>
              <w:pStyle w:val="StyleHeading2Bold"/>
              <w:rPr>
                <w:rFonts w:ascii="Times New Roman" w:hAnsi="Times New Roman"/>
                <w:b w:val="0"/>
                <w:sz w:val="22"/>
                <w:szCs w:val="22"/>
              </w:rPr>
            </w:pPr>
            <w:r w:rsidRPr="009E138B">
              <w:rPr>
                <w:rFonts w:ascii="Times New Roman" w:hAnsi="Times New Roman"/>
                <w:b w:val="0"/>
                <w:sz w:val="22"/>
                <w:szCs w:val="22"/>
              </w:rPr>
              <w:t>z^3.5</w:t>
            </w:r>
          </w:p>
        </w:tc>
      </w:tr>
    </w:tbl>
    <w:p w14:paraId="74E86525" w14:textId="77777777" w:rsidR="009C7471" w:rsidRPr="009E138B" w:rsidRDefault="009C7471" w:rsidP="009C7471">
      <w:pPr>
        <w:pStyle w:val="StyleHeading2Bold"/>
        <w:rPr>
          <w:rFonts w:ascii="Times New Roman" w:hAnsi="Times New Roman"/>
          <w:b w:val="0"/>
          <w:sz w:val="22"/>
          <w:szCs w:val="22"/>
        </w:rPr>
      </w:pPr>
    </w:p>
    <w:p w14:paraId="127D36A7" w14:textId="77777777" w:rsidR="009C7471" w:rsidRPr="009E138B" w:rsidRDefault="009C7471" w:rsidP="00961A8B">
      <w:pPr>
        <w:pStyle w:val="StyleHeading2Bold"/>
        <w:ind w:firstLine="221"/>
        <w:rPr>
          <w:rFonts w:ascii="Times New Roman" w:hAnsi="Times New Roman"/>
          <w:b w:val="0"/>
          <w:sz w:val="22"/>
          <w:szCs w:val="22"/>
        </w:rPr>
      </w:pPr>
      <w:r w:rsidRPr="009E138B">
        <w:rPr>
          <w:rFonts w:ascii="Times New Roman" w:hAnsi="Times New Roman"/>
          <w:b w:val="0"/>
          <w:sz w:val="22"/>
          <w:szCs w:val="22"/>
        </w:rPr>
        <w:t>The results of calculations do not need to be saved to a variable explicitly. If no variable is specified then the result is automatically saved to the ans (answer) variable. In general you should not use ans but your own meaningfully named variables.</w:t>
      </w:r>
    </w:p>
    <w:tbl>
      <w:tblPr>
        <w:tblStyle w:val="a8"/>
        <w:tblW w:w="0" w:type="auto"/>
        <w:tblInd w:w="817" w:type="dxa"/>
        <w:tblLook w:val="04A0" w:firstRow="1" w:lastRow="0" w:firstColumn="1" w:lastColumn="0" w:noHBand="0" w:noVBand="1"/>
      </w:tblPr>
      <w:tblGrid>
        <w:gridCol w:w="8199"/>
      </w:tblGrid>
      <w:tr w:rsidR="009C7471" w:rsidRPr="009E138B" w14:paraId="499EA831" w14:textId="77777777" w:rsidTr="005202C1">
        <w:tc>
          <w:tcPr>
            <w:tcW w:w="8451" w:type="dxa"/>
            <w:shd w:val="clear" w:color="auto" w:fill="F2F2F2" w:themeFill="background1" w:themeFillShade="F2"/>
          </w:tcPr>
          <w:p w14:paraId="68A66208" w14:textId="77777777" w:rsidR="009C7471" w:rsidRPr="009E138B" w:rsidRDefault="009C7471" w:rsidP="005202C1">
            <w:pPr>
              <w:pStyle w:val="StyleHeading2Bold"/>
              <w:ind w:left="567" w:hanging="567"/>
              <w:rPr>
                <w:rFonts w:ascii="Times New Roman" w:hAnsi="Times New Roman"/>
                <w:b w:val="0"/>
                <w:sz w:val="22"/>
                <w:szCs w:val="22"/>
              </w:rPr>
            </w:pPr>
            <w:r w:rsidRPr="009E138B">
              <w:rPr>
                <w:rFonts w:ascii="Times New Roman" w:hAnsi="Times New Roman"/>
                <w:b w:val="0"/>
                <w:sz w:val="22"/>
                <w:szCs w:val="22"/>
              </w:rPr>
              <w:t>&gt;&gt; 91.3 – 14</w:t>
            </w:r>
          </w:p>
          <w:p w14:paraId="520BC40B" w14:textId="77777777" w:rsidR="009C7471" w:rsidRPr="009E138B" w:rsidRDefault="009C7471" w:rsidP="005202C1">
            <w:pPr>
              <w:pStyle w:val="StyleHeading2Bold"/>
              <w:ind w:left="567" w:hanging="567"/>
              <w:rPr>
                <w:rFonts w:ascii="Times New Roman" w:hAnsi="Times New Roman"/>
                <w:b w:val="0"/>
                <w:sz w:val="22"/>
                <w:szCs w:val="22"/>
              </w:rPr>
            </w:pPr>
            <w:r w:rsidRPr="009E138B">
              <w:rPr>
                <w:rFonts w:ascii="Times New Roman" w:hAnsi="Times New Roman"/>
                <w:b w:val="0"/>
                <w:sz w:val="22"/>
                <w:szCs w:val="22"/>
              </w:rPr>
              <w:t>ans =</w:t>
            </w:r>
          </w:p>
          <w:p w14:paraId="286CAC7E" w14:textId="77777777" w:rsidR="009C7471" w:rsidRPr="009E138B" w:rsidRDefault="009C7471" w:rsidP="005202C1">
            <w:pPr>
              <w:pStyle w:val="StyleHeading2Bold"/>
              <w:rPr>
                <w:rFonts w:ascii="Times New Roman" w:hAnsi="Times New Roman"/>
                <w:b w:val="0"/>
                <w:sz w:val="22"/>
                <w:szCs w:val="22"/>
              </w:rPr>
            </w:pPr>
            <w:r w:rsidRPr="009E138B">
              <w:rPr>
                <w:rFonts w:ascii="Times New Roman" w:hAnsi="Times New Roman"/>
                <w:b w:val="0"/>
                <w:sz w:val="22"/>
                <w:szCs w:val="22"/>
              </w:rPr>
              <w:t xml:space="preserve">    77.3</w:t>
            </w:r>
          </w:p>
          <w:p w14:paraId="6C223716" w14:textId="77777777" w:rsidR="009C7471" w:rsidRPr="009E138B" w:rsidRDefault="009C7471" w:rsidP="005202C1">
            <w:pPr>
              <w:pStyle w:val="StyleHeading2Bold"/>
              <w:ind w:left="567" w:hanging="567"/>
              <w:rPr>
                <w:rFonts w:ascii="Times New Roman" w:hAnsi="Times New Roman"/>
                <w:b w:val="0"/>
                <w:sz w:val="22"/>
                <w:szCs w:val="22"/>
              </w:rPr>
            </w:pPr>
            <w:r w:rsidRPr="009E138B">
              <w:rPr>
                <w:rFonts w:ascii="Times New Roman" w:hAnsi="Times New Roman"/>
                <w:b w:val="0"/>
                <w:sz w:val="22"/>
                <w:szCs w:val="22"/>
              </w:rPr>
              <w:t>&gt;&gt; z=ans * 2</w:t>
            </w:r>
          </w:p>
          <w:p w14:paraId="77A8349C" w14:textId="77777777" w:rsidR="009C7471" w:rsidRPr="009E138B" w:rsidRDefault="009C7471" w:rsidP="005202C1">
            <w:pPr>
              <w:pStyle w:val="StyleHeading2Bold"/>
              <w:ind w:left="567" w:hanging="567"/>
              <w:rPr>
                <w:rFonts w:ascii="Times New Roman" w:hAnsi="Times New Roman"/>
                <w:b w:val="0"/>
                <w:sz w:val="22"/>
                <w:szCs w:val="22"/>
              </w:rPr>
            </w:pPr>
            <w:r w:rsidRPr="009E138B">
              <w:rPr>
                <w:rFonts w:ascii="Times New Roman" w:hAnsi="Times New Roman"/>
                <w:b w:val="0"/>
                <w:sz w:val="22"/>
                <w:szCs w:val="22"/>
              </w:rPr>
              <w:t>z =</w:t>
            </w:r>
          </w:p>
          <w:p w14:paraId="0AF73AFD" w14:textId="77777777" w:rsidR="009C7471" w:rsidRPr="009E138B" w:rsidRDefault="009C7471" w:rsidP="005202C1">
            <w:pPr>
              <w:pStyle w:val="StyleHeading2Bold"/>
              <w:rPr>
                <w:rFonts w:ascii="Times New Roman" w:hAnsi="Times New Roman"/>
                <w:b w:val="0"/>
                <w:sz w:val="22"/>
                <w:szCs w:val="22"/>
              </w:rPr>
            </w:pPr>
            <w:r w:rsidRPr="009E138B">
              <w:rPr>
                <w:rFonts w:ascii="Times New Roman" w:hAnsi="Times New Roman"/>
                <w:b w:val="0"/>
                <w:sz w:val="22"/>
                <w:szCs w:val="22"/>
              </w:rPr>
              <w:t xml:space="preserve">   144.6</w:t>
            </w:r>
          </w:p>
        </w:tc>
      </w:tr>
    </w:tbl>
    <w:p w14:paraId="66A7470D" w14:textId="77777777" w:rsidR="009C7471" w:rsidRPr="009E138B" w:rsidRDefault="009C7471" w:rsidP="009C7471">
      <w:pPr>
        <w:pStyle w:val="StyleHeading2Bold"/>
        <w:rPr>
          <w:rFonts w:ascii="Times New Roman" w:hAnsi="Times New Roman"/>
          <w:b w:val="0"/>
          <w:sz w:val="22"/>
          <w:szCs w:val="22"/>
        </w:rPr>
      </w:pPr>
    </w:p>
    <w:p w14:paraId="3A5DA31A" w14:textId="77777777" w:rsidR="009C7471" w:rsidRPr="009E138B" w:rsidRDefault="009C7471" w:rsidP="009C7471">
      <w:pPr>
        <w:pStyle w:val="StyleHeading2Bold"/>
        <w:rPr>
          <w:rFonts w:ascii="Times New Roman" w:hAnsi="Times New Roman"/>
          <w:b w:val="0"/>
          <w:sz w:val="22"/>
          <w:szCs w:val="22"/>
        </w:rPr>
      </w:pPr>
      <w:r w:rsidRPr="009E138B">
        <w:rPr>
          <w:rFonts w:ascii="Times New Roman" w:hAnsi="Times New Roman"/>
          <w:b w:val="0"/>
          <w:sz w:val="22"/>
          <w:szCs w:val="22"/>
        </w:rPr>
        <w:t>Simply typing a variable’s name alone is interpreted as a command to show the value stored in that variable.</w:t>
      </w:r>
    </w:p>
    <w:tbl>
      <w:tblPr>
        <w:tblStyle w:val="a8"/>
        <w:tblW w:w="0" w:type="auto"/>
        <w:tblInd w:w="817" w:type="dxa"/>
        <w:tblLook w:val="04A0" w:firstRow="1" w:lastRow="0" w:firstColumn="1" w:lastColumn="0" w:noHBand="0" w:noVBand="1"/>
      </w:tblPr>
      <w:tblGrid>
        <w:gridCol w:w="8199"/>
      </w:tblGrid>
      <w:tr w:rsidR="009C7471" w:rsidRPr="009E138B" w14:paraId="25798A3D" w14:textId="77777777" w:rsidTr="005202C1">
        <w:tc>
          <w:tcPr>
            <w:tcW w:w="8451" w:type="dxa"/>
            <w:shd w:val="clear" w:color="auto" w:fill="F2F2F2" w:themeFill="background1" w:themeFillShade="F2"/>
          </w:tcPr>
          <w:p w14:paraId="3546ED12" w14:textId="77777777" w:rsidR="009C7471" w:rsidRPr="009E138B" w:rsidRDefault="009C7471" w:rsidP="005202C1">
            <w:pPr>
              <w:pStyle w:val="StyleHeading2Bold"/>
              <w:ind w:left="567" w:hanging="567"/>
              <w:rPr>
                <w:rFonts w:ascii="Times New Roman" w:hAnsi="Times New Roman"/>
                <w:b w:val="0"/>
                <w:sz w:val="22"/>
                <w:szCs w:val="22"/>
              </w:rPr>
            </w:pPr>
            <w:r w:rsidRPr="009E138B">
              <w:rPr>
                <w:rFonts w:ascii="Times New Roman" w:hAnsi="Times New Roman"/>
                <w:b w:val="0"/>
                <w:sz w:val="22"/>
                <w:szCs w:val="22"/>
              </w:rPr>
              <w:t>&gt;&gt; z</w:t>
            </w:r>
          </w:p>
          <w:p w14:paraId="7D019018" w14:textId="77777777" w:rsidR="009C7471" w:rsidRPr="009E138B" w:rsidRDefault="009C7471" w:rsidP="005202C1">
            <w:pPr>
              <w:pStyle w:val="StyleHeading2Bold"/>
              <w:ind w:left="567" w:hanging="567"/>
              <w:rPr>
                <w:rFonts w:ascii="Times New Roman" w:hAnsi="Times New Roman"/>
                <w:b w:val="0"/>
                <w:sz w:val="22"/>
                <w:szCs w:val="22"/>
              </w:rPr>
            </w:pPr>
            <w:r w:rsidRPr="009E138B">
              <w:rPr>
                <w:rFonts w:ascii="Times New Roman" w:hAnsi="Times New Roman"/>
                <w:b w:val="0"/>
                <w:sz w:val="22"/>
                <w:szCs w:val="22"/>
              </w:rPr>
              <w:t xml:space="preserve">z = </w:t>
            </w:r>
          </w:p>
          <w:p w14:paraId="4001F0A4" w14:textId="77777777" w:rsidR="009C7471" w:rsidRPr="009E138B" w:rsidRDefault="009C7471" w:rsidP="005202C1">
            <w:pPr>
              <w:pStyle w:val="StyleHeading2Bold"/>
              <w:rPr>
                <w:rFonts w:ascii="Times New Roman" w:hAnsi="Times New Roman"/>
                <w:b w:val="0"/>
                <w:sz w:val="22"/>
                <w:szCs w:val="22"/>
              </w:rPr>
            </w:pPr>
            <w:r w:rsidRPr="009E138B">
              <w:rPr>
                <w:rFonts w:ascii="Times New Roman" w:hAnsi="Times New Roman"/>
                <w:b w:val="0"/>
                <w:sz w:val="22"/>
                <w:szCs w:val="22"/>
              </w:rPr>
              <w:t xml:space="preserve">   144.6</w:t>
            </w:r>
          </w:p>
        </w:tc>
      </w:tr>
    </w:tbl>
    <w:p w14:paraId="42B904A7" w14:textId="77777777" w:rsidR="009C7471" w:rsidRPr="009E138B" w:rsidRDefault="009C7471" w:rsidP="009C7471">
      <w:pPr>
        <w:pStyle w:val="StyleHeading2Bold"/>
        <w:rPr>
          <w:rFonts w:ascii="Times New Roman" w:hAnsi="Times New Roman"/>
          <w:b w:val="0"/>
          <w:sz w:val="22"/>
          <w:szCs w:val="22"/>
        </w:rPr>
      </w:pPr>
      <w:r w:rsidRPr="009E138B">
        <w:rPr>
          <w:rFonts w:ascii="Times New Roman" w:hAnsi="Times New Roman"/>
          <w:b w:val="0"/>
          <w:sz w:val="22"/>
          <w:szCs w:val="22"/>
        </w:rPr>
        <w:t>By default Matlab interprets the end of a line as the end of a statement/expression.</w:t>
      </w:r>
    </w:p>
    <w:p w14:paraId="4EF440E0" w14:textId="77777777" w:rsidR="009C7471" w:rsidRPr="009E138B" w:rsidRDefault="009C7471" w:rsidP="009C7471">
      <w:pPr>
        <w:pStyle w:val="StyleHeading2Bold"/>
        <w:rPr>
          <w:rFonts w:ascii="Times New Roman" w:hAnsi="Times New Roman"/>
          <w:sz w:val="22"/>
          <w:szCs w:val="22"/>
        </w:rPr>
      </w:pPr>
      <w:r w:rsidRPr="009E138B">
        <w:rPr>
          <w:rFonts w:ascii="Times New Roman" w:hAnsi="Times New Roman"/>
          <w:b w:val="0"/>
          <w:sz w:val="22"/>
          <w:szCs w:val="22"/>
        </w:rPr>
        <w:tab/>
      </w:r>
      <w:r w:rsidRPr="009E138B">
        <w:rPr>
          <w:rFonts w:ascii="Times New Roman" w:hAnsi="Times New Roman"/>
          <w:sz w:val="22"/>
          <w:szCs w:val="22"/>
        </w:rPr>
        <w:t xml:space="preserve">Semicolon </w:t>
      </w:r>
    </w:p>
    <w:p w14:paraId="0B69B2C9" w14:textId="77777777" w:rsidR="009C7471" w:rsidRPr="009E138B" w:rsidRDefault="009C7471" w:rsidP="009C7471">
      <w:pPr>
        <w:pStyle w:val="StyleHeading2Bold"/>
        <w:rPr>
          <w:rFonts w:ascii="Times New Roman" w:hAnsi="Times New Roman"/>
          <w:b w:val="0"/>
          <w:sz w:val="22"/>
          <w:szCs w:val="22"/>
        </w:rPr>
      </w:pPr>
      <w:r w:rsidRPr="009E138B">
        <w:rPr>
          <w:rFonts w:ascii="Times New Roman" w:hAnsi="Times New Roman"/>
          <w:b w:val="0"/>
          <w:sz w:val="22"/>
          <w:szCs w:val="22"/>
        </w:rPr>
        <w:tab/>
        <w:t>Semicolon(;) terminates the current expression and suppresses output (to the screen) of the result</w:t>
      </w:r>
    </w:p>
    <w:tbl>
      <w:tblPr>
        <w:tblStyle w:val="a8"/>
        <w:tblW w:w="0" w:type="auto"/>
        <w:tblInd w:w="817" w:type="dxa"/>
        <w:tblLook w:val="04A0" w:firstRow="1" w:lastRow="0" w:firstColumn="1" w:lastColumn="0" w:noHBand="0" w:noVBand="1"/>
      </w:tblPr>
      <w:tblGrid>
        <w:gridCol w:w="8199"/>
      </w:tblGrid>
      <w:tr w:rsidR="009C7471" w:rsidRPr="009E138B" w14:paraId="1C71304E" w14:textId="77777777" w:rsidTr="005202C1">
        <w:tc>
          <w:tcPr>
            <w:tcW w:w="8451" w:type="dxa"/>
            <w:shd w:val="clear" w:color="auto" w:fill="F2F2F2" w:themeFill="background1" w:themeFillShade="F2"/>
          </w:tcPr>
          <w:p w14:paraId="70FC8196" w14:textId="77777777" w:rsidR="009C7471" w:rsidRPr="009E138B" w:rsidRDefault="009C7471" w:rsidP="005202C1">
            <w:pPr>
              <w:pStyle w:val="StyleHeading2Bold"/>
              <w:ind w:left="567" w:hanging="567"/>
              <w:rPr>
                <w:rFonts w:ascii="Times New Roman" w:hAnsi="Times New Roman"/>
                <w:b w:val="0"/>
                <w:sz w:val="22"/>
                <w:szCs w:val="22"/>
              </w:rPr>
            </w:pPr>
            <w:r w:rsidRPr="009E138B">
              <w:rPr>
                <w:rFonts w:ascii="Times New Roman" w:hAnsi="Times New Roman"/>
                <w:b w:val="0"/>
                <w:sz w:val="22"/>
                <w:szCs w:val="22"/>
              </w:rPr>
              <w:t>e.g.,  volume = pi * radius^2 * height;</w:t>
            </w:r>
          </w:p>
          <w:p w14:paraId="22045D04" w14:textId="77777777" w:rsidR="009C7471" w:rsidRPr="009E138B" w:rsidRDefault="009C7471" w:rsidP="005202C1">
            <w:pPr>
              <w:pStyle w:val="StyleHeading2Bold"/>
              <w:rPr>
                <w:rFonts w:ascii="Times New Roman" w:hAnsi="Times New Roman"/>
                <w:b w:val="0"/>
                <w:sz w:val="22"/>
                <w:szCs w:val="22"/>
              </w:rPr>
            </w:pPr>
            <w:r w:rsidRPr="009E138B">
              <w:rPr>
                <w:rFonts w:ascii="Times New Roman" w:hAnsi="Times New Roman"/>
                <w:b w:val="0"/>
                <w:sz w:val="22"/>
                <w:szCs w:val="22"/>
              </w:rPr>
              <w:t>The value is calculated and stored in volume but not echoed back to the screen.</w:t>
            </w:r>
          </w:p>
        </w:tc>
      </w:tr>
    </w:tbl>
    <w:p w14:paraId="3D56EF9C" w14:textId="77777777" w:rsidR="009C7471" w:rsidRPr="009E138B" w:rsidRDefault="009C7471" w:rsidP="009C7471">
      <w:pPr>
        <w:pStyle w:val="StyleHeading2Bold"/>
        <w:rPr>
          <w:rFonts w:ascii="Times New Roman" w:hAnsi="Times New Roman"/>
          <w:b w:val="0"/>
          <w:sz w:val="22"/>
          <w:szCs w:val="22"/>
        </w:rPr>
      </w:pPr>
      <w:r w:rsidRPr="009E138B">
        <w:rPr>
          <w:rFonts w:ascii="Times New Roman" w:hAnsi="Times New Roman"/>
          <w:b w:val="0"/>
          <w:sz w:val="22"/>
          <w:szCs w:val="22"/>
        </w:rPr>
        <w:tab/>
        <w:t>A semicolon should be used on most lines of code as we are not interested in intermediary results.</w:t>
      </w:r>
    </w:p>
    <w:p w14:paraId="4B331441" w14:textId="77777777" w:rsidR="009C7471" w:rsidRPr="009E138B" w:rsidRDefault="009C7471" w:rsidP="009C7471">
      <w:pPr>
        <w:pStyle w:val="StyleHeading2Bold"/>
        <w:rPr>
          <w:rFonts w:ascii="Times New Roman" w:hAnsi="Times New Roman"/>
          <w:b w:val="0"/>
          <w:sz w:val="22"/>
          <w:szCs w:val="22"/>
        </w:rPr>
      </w:pPr>
    </w:p>
    <w:p w14:paraId="019CE0A0" w14:textId="77777777" w:rsidR="009C7471" w:rsidRPr="009E138B" w:rsidRDefault="009C7471" w:rsidP="009C7471">
      <w:pPr>
        <w:pStyle w:val="StyleHeading2Bold"/>
        <w:rPr>
          <w:rFonts w:ascii="Times New Roman" w:hAnsi="Times New Roman"/>
          <w:sz w:val="22"/>
          <w:szCs w:val="22"/>
        </w:rPr>
      </w:pPr>
      <w:r w:rsidRPr="009E138B">
        <w:rPr>
          <w:rFonts w:ascii="Times New Roman" w:hAnsi="Times New Roman"/>
          <w:b w:val="0"/>
          <w:sz w:val="22"/>
          <w:szCs w:val="22"/>
        </w:rPr>
        <w:tab/>
      </w:r>
      <w:r w:rsidRPr="009E138B">
        <w:rPr>
          <w:rFonts w:ascii="Times New Roman" w:hAnsi="Times New Roman"/>
          <w:sz w:val="22"/>
          <w:szCs w:val="22"/>
        </w:rPr>
        <w:t>Comma</w:t>
      </w:r>
    </w:p>
    <w:p w14:paraId="7A6219E3" w14:textId="77777777" w:rsidR="009C7471" w:rsidRPr="009E138B" w:rsidRDefault="009C7471" w:rsidP="009C7471">
      <w:pPr>
        <w:pStyle w:val="StyleHeading2Bold"/>
        <w:rPr>
          <w:rFonts w:ascii="Times New Roman" w:hAnsi="Times New Roman"/>
          <w:b w:val="0"/>
          <w:sz w:val="22"/>
          <w:szCs w:val="22"/>
        </w:rPr>
      </w:pPr>
      <w:r w:rsidRPr="009E138B">
        <w:rPr>
          <w:rFonts w:ascii="Times New Roman" w:hAnsi="Times New Roman"/>
          <w:b w:val="0"/>
          <w:sz w:val="22"/>
          <w:szCs w:val="22"/>
        </w:rPr>
        <w:tab/>
        <w:t xml:space="preserve">The comma(,) can be used to separate multiple statements on the same line. </w:t>
      </w:r>
    </w:p>
    <w:p w14:paraId="20880969" w14:textId="77777777" w:rsidR="009C7471" w:rsidRPr="009E138B" w:rsidRDefault="009C7471" w:rsidP="009C7471">
      <w:pPr>
        <w:pStyle w:val="StyleHeading2Bold"/>
        <w:ind w:firstLine="800"/>
        <w:rPr>
          <w:rFonts w:ascii="Times New Roman" w:hAnsi="Times New Roman"/>
          <w:b w:val="0"/>
          <w:sz w:val="22"/>
          <w:szCs w:val="22"/>
        </w:rPr>
      </w:pPr>
      <w:r w:rsidRPr="009E138B">
        <w:rPr>
          <w:rFonts w:ascii="Times New Roman" w:hAnsi="Times New Roman"/>
          <w:b w:val="0"/>
          <w:sz w:val="22"/>
          <w:szCs w:val="22"/>
        </w:rPr>
        <w:t>The value of any variables will be echoed to the screen.</w:t>
      </w:r>
    </w:p>
    <w:tbl>
      <w:tblPr>
        <w:tblStyle w:val="a8"/>
        <w:tblW w:w="0" w:type="auto"/>
        <w:tblInd w:w="817" w:type="dxa"/>
        <w:tblLook w:val="04A0" w:firstRow="1" w:lastRow="0" w:firstColumn="1" w:lastColumn="0" w:noHBand="0" w:noVBand="1"/>
      </w:tblPr>
      <w:tblGrid>
        <w:gridCol w:w="8199"/>
      </w:tblGrid>
      <w:tr w:rsidR="009C7471" w:rsidRPr="009E138B" w14:paraId="03800B1B" w14:textId="77777777" w:rsidTr="005202C1">
        <w:tc>
          <w:tcPr>
            <w:tcW w:w="8451" w:type="dxa"/>
            <w:shd w:val="clear" w:color="auto" w:fill="F2F2F2" w:themeFill="background1" w:themeFillShade="F2"/>
          </w:tcPr>
          <w:p w14:paraId="1DDDCE66" w14:textId="77777777" w:rsidR="009C7471" w:rsidRPr="009E138B" w:rsidRDefault="009C7471" w:rsidP="005202C1">
            <w:pPr>
              <w:pStyle w:val="StyleHeading2Bold"/>
              <w:ind w:left="567" w:hanging="567"/>
              <w:rPr>
                <w:rFonts w:ascii="Times New Roman" w:hAnsi="Times New Roman"/>
                <w:b w:val="0"/>
                <w:sz w:val="22"/>
                <w:szCs w:val="22"/>
              </w:rPr>
            </w:pPr>
            <w:r w:rsidRPr="009E138B">
              <w:rPr>
                <w:rFonts w:ascii="Times New Roman" w:hAnsi="Times New Roman"/>
                <w:b w:val="0"/>
                <w:sz w:val="22"/>
                <w:szCs w:val="22"/>
              </w:rPr>
              <w:t>e.g., x=5.7, y=89.12</w:t>
            </w:r>
          </w:p>
          <w:p w14:paraId="6143DCF2" w14:textId="77777777" w:rsidR="009C7471" w:rsidRPr="009E138B" w:rsidRDefault="009C7471" w:rsidP="005202C1">
            <w:pPr>
              <w:pStyle w:val="StyleHeading2Bold"/>
              <w:rPr>
                <w:rFonts w:ascii="Times New Roman" w:hAnsi="Times New Roman"/>
                <w:b w:val="0"/>
                <w:sz w:val="22"/>
                <w:szCs w:val="22"/>
              </w:rPr>
            </w:pPr>
            <w:r w:rsidRPr="009E138B">
              <w:rPr>
                <w:rFonts w:ascii="Times New Roman" w:hAnsi="Times New Roman"/>
                <w:b w:val="0"/>
                <w:sz w:val="22"/>
                <w:szCs w:val="22"/>
              </w:rPr>
              <w:t>will echo those variables and their names back on the screen.</w:t>
            </w:r>
          </w:p>
        </w:tc>
      </w:tr>
    </w:tbl>
    <w:p w14:paraId="6236C075" w14:textId="77777777" w:rsidR="009C7471" w:rsidRPr="009E138B" w:rsidRDefault="009C7471" w:rsidP="009C7471">
      <w:pPr>
        <w:pStyle w:val="StyleHeading2Bold"/>
        <w:ind w:firstLine="800"/>
        <w:rPr>
          <w:rFonts w:ascii="Times New Roman" w:hAnsi="Times New Roman"/>
          <w:b w:val="0"/>
          <w:sz w:val="22"/>
          <w:szCs w:val="22"/>
        </w:rPr>
      </w:pPr>
    </w:p>
    <w:p w14:paraId="69822470" w14:textId="77777777" w:rsidR="009C7471" w:rsidRPr="009E138B" w:rsidRDefault="009C7471" w:rsidP="009C7471">
      <w:pPr>
        <w:pStyle w:val="StyleHeading2Bold"/>
        <w:ind w:firstLine="800"/>
        <w:rPr>
          <w:rFonts w:ascii="Times New Roman" w:hAnsi="Times New Roman"/>
          <w:sz w:val="22"/>
          <w:szCs w:val="22"/>
        </w:rPr>
      </w:pPr>
      <w:r w:rsidRPr="009E138B">
        <w:rPr>
          <w:rFonts w:ascii="Times New Roman" w:hAnsi="Times New Roman"/>
          <w:sz w:val="22"/>
          <w:szCs w:val="22"/>
        </w:rPr>
        <w:t>Period</w:t>
      </w:r>
    </w:p>
    <w:p w14:paraId="40BCD805" w14:textId="77777777" w:rsidR="009C7471" w:rsidRPr="009E138B" w:rsidRDefault="009C7471" w:rsidP="009C7471">
      <w:pPr>
        <w:pStyle w:val="StyleHeading2Bold"/>
        <w:ind w:firstLine="800"/>
        <w:rPr>
          <w:rFonts w:ascii="Times New Roman" w:hAnsi="Times New Roman"/>
          <w:b w:val="0"/>
          <w:sz w:val="22"/>
          <w:szCs w:val="22"/>
        </w:rPr>
      </w:pPr>
      <w:r w:rsidRPr="009E138B">
        <w:rPr>
          <w:rFonts w:ascii="Times New Roman" w:hAnsi="Times New Roman"/>
          <w:b w:val="0"/>
          <w:sz w:val="22"/>
          <w:szCs w:val="22"/>
        </w:rPr>
        <w:t>Long statements can be split over lines by 3 periods.</w:t>
      </w:r>
    </w:p>
    <w:tbl>
      <w:tblPr>
        <w:tblStyle w:val="a8"/>
        <w:tblW w:w="0" w:type="auto"/>
        <w:tblInd w:w="817" w:type="dxa"/>
        <w:tblLook w:val="04A0" w:firstRow="1" w:lastRow="0" w:firstColumn="1" w:lastColumn="0" w:noHBand="0" w:noVBand="1"/>
      </w:tblPr>
      <w:tblGrid>
        <w:gridCol w:w="8199"/>
      </w:tblGrid>
      <w:tr w:rsidR="009C7471" w:rsidRPr="009E138B" w14:paraId="0FFB4EE0" w14:textId="77777777" w:rsidTr="005202C1">
        <w:tc>
          <w:tcPr>
            <w:tcW w:w="8451" w:type="dxa"/>
            <w:shd w:val="clear" w:color="auto" w:fill="F2F2F2" w:themeFill="background1" w:themeFillShade="F2"/>
          </w:tcPr>
          <w:p w14:paraId="27B810E8" w14:textId="77777777" w:rsidR="009C7471" w:rsidRPr="009E138B" w:rsidRDefault="009C7471" w:rsidP="005202C1">
            <w:pPr>
              <w:pStyle w:val="StyleHeading2Bold"/>
              <w:ind w:left="567" w:hanging="567"/>
              <w:rPr>
                <w:rFonts w:ascii="Times New Roman" w:hAnsi="Times New Roman"/>
                <w:b w:val="0"/>
                <w:sz w:val="22"/>
                <w:szCs w:val="22"/>
              </w:rPr>
            </w:pPr>
            <w:r w:rsidRPr="009E138B">
              <w:rPr>
                <w:rFonts w:ascii="Times New Roman" w:hAnsi="Times New Roman"/>
                <w:b w:val="0"/>
                <w:sz w:val="22"/>
                <w:szCs w:val="22"/>
              </w:rPr>
              <w:t>e.g., incomeInHand = salary – tax – unionFee …</w:t>
            </w:r>
          </w:p>
          <w:p w14:paraId="5B6D6CFF" w14:textId="77777777" w:rsidR="009C7471" w:rsidRPr="009E138B" w:rsidRDefault="009C7471" w:rsidP="005202C1">
            <w:pPr>
              <w:pStyle w:val="StyleHeading2Bold"/>
              <w:rPr>
                <w:rFonts w:ascii="Times New Roman" w:hAnsi="Times New Roman"/>
                <w:b w:val="0"/>
                <w:sz w:val="22"/>
                <w:szCs w:val="22"/>
              </w:rPr>
            </w:pPr>
            <w:r w:rsidRPr="009E138B">
              <w:rPr>
                <w:rFonts w:ascii="Times New Roman" w:hAnsi="Times New Roman"/>
                <w:b w:val="0"/>
                <w:sz w:val="22"/>
                <w:szCs w:val="22"/>
              </w:rPr>
              <w:tab/>
            </w:r>
            <w:r w:rsidRPr="009E138B">
              <w:rPr>
                <w:rFonts w:ascii="Times New Roman" w:hAnsi="Times New Roman"/>
                <w:b w:val="0"/>
                <w:sz w:val="22"/>
                <w:szCs w:val="22"/>
              </w:rPr>
              <w:tab/>
            </w:r>
            <w:r w:rsidRPr="009E138B">
              <w:rPr>
                <w:rFonts w:ascii="Times New Roman" w:hAnsi="Times New Roman"/>
                <w:b w:val="0"/>
                <w:sz w:val="22"/>
                <w:szCs w:val="22"/>
              </w:rPr>
              <w:tab/>
              <w:t>- superAnnuation;</w:t>
            </w:r>
          </w:p>
        </w:tc>
      </w:tr>
    </w:tbl>
    <w:p w14:paraId="370DB1DB" w14:textId="77777777" w:rsidR="009C7471" w:rsidRPr="009E138B" w:rsidRDefault="009C7471" w:rsidP="009C7471">
      <w:pPr>
        <w:pStyle w:val="StyleHeading2Bold"/>
        <w:rPr>
          <w:rFonts w:ascii="Times New Roman" w:hAnsi="Times New Roman"/>
          <w:b w:val="0"/>
          <w:sz w:val="22"/>
          <w:szCs w:val="22"/>
        </w:rPr>
      </w:pPr>
    </w:p>
    <w:p w14:paraId="236CE72B" w14:textId="77777777" w:rsidR="009C7471" w:rsidRPr="009E138B" w:rsidRDefault="009C7471" w:rsidP="009C7471">
      <w:pPr>
        <w:pStyle w:val="StyleHeading2Bold"/>
        <w:numPr>
          <w:ilvl w:val="2"/>
          <w:numId w:val="7"/>
        </w:numPr>
        <w:rPr>
          <w:rFonts w:ascii="Times New Roman" w:hAnsi="Times New Roman"/>
          <w:b w:val="0"/>
          <w:sz w:val="22"/>
          <w:szCs w:val="22"/>
        </w:rPr>
      </w:pPr>
      <w:r w:rsidRPr="009E138B">
        <w:rPr>
          <w:rFonts w:ascii="Times New Roman" w:hAnsi="Times New Roman"/>
          <w:b w:val="0"/>
          <w:sz w:val="22"/>
          <w:szCs w:val="22"/>
        </w:rPr>
        <w:t>Manipulation &amp; calculation of matrices</w:t>
      </w:r>
    </w:p>
    <w:p w14:paraId="23ED1079" w14:textId="77777777" w:rsidR="009C7471" w:rsidRPr="009E138B" w:rsidRDefault="009C7471" w:rsidP="00961A8B">
      <w:pPr>
        <w:pStyle w:val="StyleHeading2Bold"/>
        <w:ind w:firstLine="221"/>
        <w:rPr>
          <w:rFonts w:ascii="Times New Roman" w:hAnsi="Times New Roman"/>
          <w:b w:val="0"/>
          <w:sz w:val="22"/>
          <w:szCs w:val="22"/>
        </w:rPr>
      </w:pPr>
      <w:r w:rsidRPr="009E138B">
        <w:rPr>
          <w:rFonts w:ascii="Times New Roman" w:hAnsi="Times New Roman"/>
          <w:b w:val="0"/>
          <w:sz w:val="22"/>
          <w:szCs w:val="22"/>
        </w:rPr>
        <w:t>Matlab was designed to strongly support arrays. Most operations treat scalars and arrays in exactly the same way. In most programming languages the size of an array is fixed at compile time and may not be altered in the program; however, arrays can be dynamically created and altered in size in MATLAB.</w:t>
      </w:r>
    </w:p>
    <w:tbl>
      <w:tblPr>
        <w:tblStyle w:val="a8"/>
        <w:tblW w:w="0" w:type="auto"/>
        <w:tblInd w:w="817" w:type="dxa"/>
        <w:tblLook w:val="04A0" w:firstRow="1" w:lastRow="0" w:firstColumn="1" w:lastColumn="0" w:noHBand="0" w:noVBand="1"/>
      </w:tblPr>
      <w:tblGrid>
        <w:gridCol w:w="8199"/>
      </w:tblGrid>
      <w:tr w:rsidR="009C7471" w:rsidRPr="009E138B" w14:paraId="3F7AA51A" w14:textId="77777777" w:rsidTr="005202C1">
        <w:tc>
          <w:tcPr>
            <w:tcW w:w="8451" w:type="dxa"/>
            <w:shd w:val="clear" w:color="auto" w:fill="F2F2F2" w:themeFill="background1" w:themeFillShade="F2"/>
          </w:tcPr>
          <w:p w14:paraId="589DC01B" w14:textId="77777777" w:rsidR="009C7471" w:rsidRPr="009E138B" w:rsidRDefault="009C7471" w:rsidP="005202C1">
            <w:pPr>
              <w:pStyle w:val="StyleHeading2Bold"/>
              <w:ind w:left="567" w:hanging="567"/>
              <w:rPr>
                <w:rFonts w:ascii="Times New Roman" w:hAnsi="Times New Roman"/>
                <w:b w:val="0"/>
                <w:sz w:val="22"/>
                <w:szCs w:val="22"/>
              </w:rPr>
            </w:pPr>
            <w:r w:rsidRPr="009E138B">
              <w:rPr>
                <w:rFonts w:ascii="Times New Roman" w:hAnsi="Times New Roman"/>
                <w:b w:val="0"/>
                <w:sz w:val="22"/>
                <w:szCs w:val="22"/>
              </w:rPr>
              <w:t>arr1 = 1:10;</w:t>
            </w:r>
          </w:p>
          <w:p w14:paraId="36DFB6F5" w14:textId="77777777" w:rsidR="009C7471" w:rsidRPr="009E138B" w:rsidRDefault="009C7471" w:rsidP="005202C1">
            <w:pPr>
              <w:pStyle w:val="StyleHeading2Bold"/>
              <w:rPr>
                <w:rFonts w:ascii="Times New Roman" w:hAnsi="Times New Roman"/>
                <w:b w:val="0"/>
                <w:sz w:val="22"/>
                <w:szCs w:val="22"/>
              </w:rPr>
            </w:pPr>
            <w:r w:rsidRPr="009E138B">
              <w:rPr>
                <w:rFonts w:ascii="Times New Roman" w:hAnsi="Times New Roman"/>
                <w:b w:val="0"/>
                <w:sz w:val="22"/>
                <w:szCs w:val="22"/>
              </w:rPr>
              <w:t>arr1(11) = 11;</w:t>
            </w:r>
          </w:p>
        </w:tc>
      </w:tr>
    </w:tbl>
    <w:p w14:paraId="5F1CB6F4" w14:textId="77777777" w:rsidR="009C7471" w:rsidRPr="009E138B" w:rsidRDefault="009C7471" w:rsidP="009C7471">
      <w:pPr>
        <w:pStyle w:val="StyleHeading2Bold"/>
        <w:rPr>
          <w:rFonts w:ascii="Times New Roman" w:hAnsi="Times New Roman"/>
          <w:b w:val="0"/>
          <w:sz w:val="22"/>
          <w:szCs w:val="22"/>
        </w:rPr>
      </w:pPr>
    </w:p>
    <w:p w14:paraId="6BA386AE" w14:textId="77777777" w:rsidR="009C7471" w:rsidRPr="009E138B" w:rsidRDefault="009C7471" w:rsidP="009C7471">
      <w:pPr>
        <w:pStyle w:val="StyleHeading2Bold"/>
        <w:rPr>
          <w:rFonts w:ascii="Times New Roman" w:hAnsi="Times New Roman"/>
          <w:b w:val="0"/>
          <w:sz w:val="22"/>
          <w:szCs w:val="22"/>
        </w:rPr>
      </w:pPr>
      <w:r w:rsidRPr="009E138B">
        <w:rPr>
          <w:rFonts w:ascii="Times New Roman" w:hAnsi="Times New Roman"/>
          <w:b w:val="0"/>
          <w:sz w:val="22"/>
          <w:szCs w:val="22"/>
        </w:rPr>
        <w:t>Matlab provides a number of mechanisms for the explicit creation of arrays:</w:t>
      </w:r>
    </w:p>
    <w:p w14:paraId="7B72AB75" w14:textId="77777777" w:rsidR="009C7471" w:rsidRPr="009E138B" w:rsidRDefault="009C7471" w:rsidP="009C7471">
      <w:pPr>
        <w:pStyle w:val="StyleHeading2Bold"/>
        <w:rPr>
          <w:rFonts w:ascii="Times New Roman" w:hAnsi="Times New Roman"/>
          <w:sz w:val="22"/>
          <w:szCs w:val="22"/>
        </w:rPr>
      </w:pPr>
      <w:r w:rsidRPr="009E138B">
        <w:rPr>
          <w:rFonts w:ascii="Times New Roman" w:hAnsi="Times New Roman"/>
          <w:sz w:val="22"/>
          <w:szCs w:val="22"/>
        </w:rPr>
        <w:tab/>
        <w:t>square brackets ([])</w:t>
      </w:r>
    </w:p>
    <w:p w14:paraId="79289738" w14:textId="77777777" w:rsidR="009C7471" w:rsidRPr="009E138B" w:rsidRDefault="009C7471" w:rsidP="009C7471">
      <w:pPr>
        <w:pStyle w:val="StyleHeading2Bold"/>
        <w:rPr>
          <w:rFonts w:ascii="Times New Roman" w:hAnsi="Times New Roman"/>
          <w:b w:val="0"/>
          <w:sz w:val="22"/>
          <w:szCs w:val="22"/>
        </w:rPr>
      </w:pPr>
      <w:r w:rsidRPr="009E138B">
        <w:rPr>
          <w:rFonts w:ascii="Times New Roman" w:hAnsi="Times New Roman"/>
          <w:b w:val="0"/>
          <w:sz w:val="22"/>
          <w:szCs w:val="22"/>
        </w:rPr>
        <w:tab/>
        <w:t>When the individual elements are listed</w:t>
      </w:r>
    </w:p>
    <w:p w14:paraId="253E38F4" w14:textId="77777777" w:rsidR="009C7471" w:rsidRPr="009E138B" w:rsidRDefault="009C7471" w:rsidP="009C7471">
      <w:pPr>
        <w:pStyle w:val="StyleHeading2Bold"/>
        <w:rPr>
          <w:rFonts w:ascii="Times New Roman" w:hAnsi="Times New Roman"/>
          <w:b w:val="0"/>
          <w:sz w:val="22"/>
          <w:szCs w:val="22"/>
        </w:rPr>
      </w:pPr>
      <w:r w:rsidRPr="009E138B">
        <w:rPr>
          <w:rFonts w:ascii="Times New Roman" w:hAnsi="Times New Roman"/>
          <w:b w:val="0"/>
          <w:sz w:val="22"/>
          <w:szCs w:val="22"/>
        </w:rPr>
        <w:tab/>
      </w:r>
    </w:p>
    <w:p w14:paraId="5F1BBAFC" w14:textId="77777777" w:rsidR="009C7471" w:rsidRPr="009E138B" w:rsidRDefault="009C7471" w:rsidP="009C7471">
      <w:pPr>
        <w:pStyle w:val="StyleHeading2Bold"/>
        <w:rPr>
          <w:rFonts w:ascii="Times New Roman" w:hAnsi="Times New Roman"/>
          <w:sz w:val="22"/>
          <w:szCs w:val="22"/>
        </w:rPr>
      </w:pPr>
      <w:r w:rsidRPr="009E138B">
        <w:rPr>
          <w:rFonts w:ascii="Times New Roman" w:hAnsi="Times New Roman"/>
          <w:sz w:val="22"/>
          <w:szCs w:val="22"/>
        </w:rPr>
        <w:tab/>
        <w:t>colon operator (:)</w:t>
      </w:r>
    </w:p>
    <w:p w14:paraId="45E1474A" w14:textId="77777777" w:rsidR="009C7471" w:rsidRPr="009E138B" w:rsidRDefault="009C7471" w:rsidP="009C7471">
      <w:pPr>
        <w:pStyle w:val="StyleHeading2Bold"/>
        <w:rPr>
          <w:rFonts w:ascii="Times New Roman" w:hAnsi="Times New Roman"/>
          <w:b w:val="0"/>
          <w:sz w:val="22"/>
          <w:szCs w:val="22"/>
        </w:rPr>
      </w:pPr>
      <w:r w:rsidRPr="009E138B">
        <w:rPr>
          <w:rFonts w:ascii="Times New Roman" w:hAnsi="Times New Roman"/>
          <w:b w:val="0"/>
          <w:sz w:val="22"/>
          <w:szCs w:val="22"/>
        </w:rPr>
        <w:tab/>
        <w:t>When a starting value, final value and step-size are known (sequence)</w:t>
      </w:r>
    </w:p>
    <w:p w14:paraId="6E78B161" w14:textId="77777777" w:rsidR="009C7471" w:rsidRPr="009E138B" w:rsidRDefault="009C7471" w:rsidP="009C7471">
      <w:pPr>
        <w:pStyle w:val="StyleHeading2Bold"/>
        <w:rPr>
          <w:rFonts w:ascii="Times New Roman" w:hAnsi="Times New Roman"/>
          <w:b w:val="0"/>
          <w:sz w:val="22"/>
          <w:szCs w:val="22"/>
        </w:rPr>
      </w:pPr>
      <w:r w:rsidRPr="009E138B">
        <w:rPr>
          <w:rFonts w:ascii="Times New Roman" w:hAnsi="Times New Roman"/>
          <w:b w:val="0"/>
          <w:sz w:val="22"/>
          <w:szCs w:val="22"/>
        </w:rPr>
        <w:tab/>
      </w:r>
    </w:p>
    <w:p w14:paraId="2739CBBA" w14:textId="77777777" w:rsidR="009C7471" w:rsidRPr="009E138B" w:rsidRDefault="009C7471" w:rsidP="009C7471">
      <w:pPr>
        <w:pStyle w:val="StyleHeading2Bold"/>
        <w:rPr>
          <w:rFonts w:ascii="Times New Roman" w:hAnsi="Times New Roman"/>
          <w:sz w:val="22"/>
          <w:szCs w:val="22"/>
        </w:rPr>
      </w:pPr>
      <w:r w:rsidRPr="009E138B">
        <w:rPr>
          <w:rFonts w:ascii="Times New Roman" w:hAnsi="Times New Roman"/>
          <w:sz w:val="22"/>
          <w:szCs w:val="22"/>
        </w:rPr>
        <w:tab/>
        <w:t>linspace &amp; logspace</w:t>
      </w:r>
    </w:p>
    <w:p w14:paraId="6F497137" w14:textId="77777777" w:rsidR="009C7471" w:rsidRPr="009E138B" w:rsidRDefault="009C7471" w:rsidP="009C7471">
      <w:pPr>
        <w:pStyle w:val="StyleHeading2Bold"/>
        <w:rPr>
          <w:rFonts w:ascii="Times New Roman" w:hAnsi="Times New Roman"/>
          <w:b w:val="0"/>
          <w:sz w:val="22"/>
          <w:szCs w:val="22"/>
        </w:rPr>
      </w:pPr>
      <w:r w:rsidRPr="009E138B">
        <w:rPr>
          <w:rFonts w:ascii="Times New Roman" w:hAnsi="Times New Roman"/>
          <w:b w:val="0"/>
          <w:sz w:val="22"/>
          <w:szCs w:val="22"/>
        </w:rPr>
        <w:tab/>
        <w:t>To create linear and exponential sequences of a set size</w:t>
      </w:r>
    </w:p>
    <w:p w14:paraId="6F89323B" w14:textId="77777777" w:rsidR="009C7471" w:rsidRPr="009E138B" w:rsidRDefault="009C7471" w:rsidP="009C7471">
      <w:pPr>
        <w:pStyle w:val="StyleHeading2Bold"/>
        <w:rPr>
          <w:rFonts w:ascii="Times New Roman" w:hAnsi="Times New Roman"/>
          <w:b w:val="0"/>
          <w:sz w:val="22"/>
          <w:szCs w:val="22"/>
        </w:rPr>
      </w:pPr>
    </w:p>
    <w:tbl>
      <w:tblPr>
        <w:tblStyle w:val="a8"/>
        <w:tblW w:w="0" w:type="auto"/>
        <w:tblInd w:w="817" w:type="dxa"/>
        <w:tblLook w:val="04A0" w:firstRow="1" w:lastRow="0" w:firstColumn="1" w:lastColumn="0" w:noHBand="0" w:noVBand="1"/>
      </w:tblPr>
      <w:tblGrid>
        <w:gridCol w:w="8199"/>
      </w:tblGrid>
      <w:tr w:rsidR="009C7471" w:rsidRPr="009E138B" w14:paraId="39E9956E" w14:textId="77777777" w:rsidTr="005202C1">
        <w:tc>
          <w:tcPr>
            <w:tcW w:w="8451" w:type="dxa"/>
            <w:shd w:val="clear" w:color="auto" w:fill="F2F2F2" w:themeFill="background1" w:themeFillShade="F2"/>
          </w:tcPr>
          <w:p w14:paraId="7D58E6F5" w14:textId="77777777" w:rsidR="009C7471" w:rsidRPr="009E138B" w:rsidRDefault="009C7471" w:rsidP="005202C1">
            <w:pPr>
              <w:pStyle w:val="StyleHeading2Bold"/>
              <w:tabs>
                <w:tab w:val="left" w:pos="2018"/>
              </w:tabs>
              <w:ind w:left="567" w:hanging="567"/>
              <w:rPr>
                <w:rFonts w:ascii="Times New Roman" w:hAnsi="Times New Roman"/>
                <w:b w:val="0"/>
                <w:sz w:val="22"/>
                <w:szCs w:val="22"/>
              </w:rPr>
            </w:pPr>
            <w:r w:rsidRPr="009E138B">
              <w:rPr>
                <w:rFonts w:ascii="Times New Roman" w:hAnsi="Times New Roman"/>
                <w:b w:val="0"/>
                <w:sz w:val="22"/>
                <w:szCs w:val="22"/>
              </w:rPr>
              <w:t>A = [1 2; 3 4];</w:t>
            </w:r>
            <w:r w:rsidRPr="009E138B">
              <w:rPr>
                <w:rFonts w:ascii="Times New Roman" w:hAnsi="Times New Roman"/>
                <w:b w:val="0"/>
                <w:sz w:val="22"/>
                <w:szCs w:val="22"/>
              </w:rPr>
              <w:tab/>
              <w:t>% Creates a 2x2 matrix</w:t>
            </w:r>
          </w:p>
          <w:p w14:paraId="56A14A00" w14:textId="77777777" w:rsidR="009C7471" w:rsidRPr="009E138B" w:rsidRDefault="009C7471" w:rsidP="005202C1">
            <w:pPr>
              <w:pStyle w:val="StyleHeading2Bold"/>
              <w:tabs>
                <w:tab w:val="left" w:pos="2018"/>
              </w:tabs>
              <w:ind w:left="567" w:hanging="567"/>
              <w:rPr>
                <w:rFonts w:ascii="Times New Roman" w:hAnsi="Times New Roman"/>
                <w:b w:val="0"/>
                <w:sz w:val="22"/>
                <w:szCs w:val="22"/>
              </w:rPr>
            </w:pPr>
            <w:r w:rsidRPr="009E138B">
              <w:rPr>
                <w:rFonts w:ascii="Times New Roman" w:hAnsi="Times New Roman"/>
                <w:b w:val="0"/>
                <w:sz w:val="22"/>
                <w:szCs w:val="22"/>
              </w:rPr>
              <w:t>B = [1,2; 3,4];</w:t>
            </w:r>
            <w:r w:rsidRPr="009E138B">
              <w:rPr>
                <w:rFonts w:ascii="Times New Roman" w:hAnsi="Times New Roman"/>
                <w:b w:val="0"/>
                <w:sz w:val="22"/>
                <w:szCs w:val="22"/>
              </w:rPr>
              <w:tab/>
              <w:t>% The simplest way to create a matrix is</w:t>
            </w:r>
          </w:p>
          <w:p w14:paraId="04A0CBBA" w14:textId="77777777" w:rsidR="009C7471" w:rsidRPr="009E138B" w:rsidRDefault="009C7471" w:rsidP="005202C1">
            <w:pPr>
              <w:pStyle w:val="StyleHeading2Bold"/>
              <w:tabs>
                <w:tab w:val="left" w:pos="2018"/>
              </w:tabs>
              <w:ind w:left="567" w:hanging="567"/>
              <w:rPr>
                <w:rFonts w:ascii="Times New Roman" w:hAnsi="Times New Roman"/>
                <w:b w:val="0"/>
                <w:sz w:val="22"/>
                <w:szCs w:val="22"/>
              </w:rPr>
            </w:pPr>
            <w:r w:rsidRPr="009E138B">
              <w:rPr>
                <w:rFonts w:ascii="Times New Roman" w:hAnsi="Times New Roman"/>
                <w:b w:val="0"/>
                <w:sz w:val="22"/>
                <w:szCs w:val="22"/>
              </w:rPr>
              <w:tab/>
            </w:r>
            <w:r w:rsidRPr="009E138B">
              <w:rPr>
                <w:rFonts w:ascii="Times New Roman" w:hAnsi="Times New Roman"/>
                <w:b w:val="0"/>
                <w:sz w:val="22"/>
                <w:szCs w:val="22"/>
              </w:rPr>
              <w:tab/>
              <w:t>% to list its entries in square brackets.</w:t>
            </w:r>
          </w:p>
          <w:p w14:paraId="27B45D5D" w14:textId="77777777" w:rsidR="009C7471" w:rsidRPr="009E138B" w:rsidRDefault="009C7471" w:rsidP="005202C1">
            <w:pPr>
              <w:pStyle w:val="StyleHeading2Bold"/>
              <w:tabs>
                <w:tab w:val="left" w:pos="2018"/>
              </w:tabs>
              <w:ind w:left="567" w:hanging="567"/>
              <w:rPr>
                <w:rFonts w:ascii="Times New Roman" w:hAnsi="Times New Roman"/>
                <w:b w:val="0"/>
                <w:sz w:val="22"/>
                <w:szCs w:val="22"/>
              </w:rPr>
            </w:pPr>
            <w:r w:rsidRPr="009E138B">
              <w:rPr>
                <w:rFonts w:ascii="Times New Roman" w:hAnsi="Times New Roman"/>
                <w:b w:val="0"/>
                <w:sz w:val="22"/>
                <w:szCs w:val="22"/>
              </w:rPr>
              <w:tab/>
            </w:r>
            <w:r w:rsidRPr="009E138B">
              <w:rPr>
                <w:rFonts w:ascii="Times New Roman" w:hAnsi="Times New Roman"/>
                <w:b w:val="0"/>
                <w:sz w:val="22"/>
                <w:szCs w:val="22"/>
              </w:rPr>
              <w:tab/>
              <w:t>% The ";" symbol separates rows;</w:t>
            </w:r>
          </w:p>
          <w:p w14:paraId="4D6E7481" w14:textId="77777777" w:rsidR="009C7471" w:rsidRPr="009E138B" w:rsidRDefault="009C7471" w:rsidP="005202C1">
            <w:pPr>
              <w:pStyle w:val="StyleHeading2Bold"/>
              <w:tabs>
                <w:tab w:val="left" w:pos="2018"/>
              </w:tabs>
              <w:ind w:left="567" w:hanging="567"/>
              <w:rPr>
                <w:rFonts w:ascii="Times New Roman" w:hAnsi="Times New Roman"/>
                <w:b w:val="0"/>
                <w:sz w:val="22"/>
                <w:szCs w:val="22"/>
              </w:rPr>
            </w:pPr>
            <w:r w:rsidRPr="009E138B">
              <w:rPr>
                <w:rFonts w:ascii="Times New Roman" w:hAnsi="Times New Roman"/>
                <w:b w:val="0"/>
                <w:sz w:val="22"/>
                <w:szCs w:val="22"/>
              </w:rPr>
              <w:tab/>
            </w:r>
            <w:r w:rsidRPr="009E138B">
              <w:rPr>
                <w:rFonts w:ascii="Times New Roman" w:hAnsi="Times New Roman"/>
                <w:b w:val="0"/>
                <w:sz w:val="22"/>
                <w:szCs w:val="22"/>
              </w:rPr>
              <w:tab/>
              <w:t>% the (optional) "," separates columns.</w:t>
            </w:r>
          </w:p>
          <w:p w14:paraId="217849CA" w14:textId="77777777" w:rsidR="009C7471" w:rsidRPr="009E138B" w:rsidRDefault="009C7471" w:rsidP="005202C1">
            <w:pPr>
              <w:pStyle w:val="StyleHeading2Bold"/>
              <w:tabs>
                <w:tab w:val="left" w:pos="2018"/>
              </w:tabs>
              <w:ind w:left="567" w:hanging="567"/>
              <w:rPr>
                <w:rFonts w:ascii="Times New Roman" w:hAnsi="Times New Roman"/>
                <w:b w:val="0"/>
                <w:sz w:val="22"/>
                <w:szCs w:val="22"/>
              </w:rPr>
            </w:pPr>
          </w:p>
          <w:p w14:paraId="1EB38474" w14:textId="77777777" w:rsidR="009C7471" w:rsidRPr="009E138B" w:rsidRDefault="009C7471" w:rsidP="005202C1">
            <w:pPr>
              <w:pStyle w:val="StyleHeading2Bold"/>
              <w:tabs>
                <w:tab w:val="left" w:pos="2018"/>
              </w:tabs>
              <w:ind w:left="567" w:hanging="567"/>
              <w:rPr>
                <w:rFonts w:ascii="Times New Roman" w:hAnsi="Times New Roman"/>
                <w:b w:val="0"/>
                <w:sz w:val="22"/>
                <w:szCs w:val="22"/>
              </w:rPr>
            </w:pPr>
            <w:r w:rsidRPr="009E138B">
              <w:rPr>
                <w:rFonts w:ascii="Times New Roman" w:hAnsi="Times New Roman"/>
                <w:b w:val="0"/>
                <w:sz w:val="22"/>
                <w:szCs w:val="22"/>
              </w:rPr>
              <w:t>N = 5</w:t>
            </w:r>
            <w:r w:rsidRPr="009E138B">
              <w:rPr>
                <w:rFonts w:ascii="Times New Roman" w:hAnsi="Times New Roman"/>
                <w:b w:val="0"/>
                <w:sz w:val="22"/>
                <w:szCs w:val="22"/>
              </w:rPr>
              <w:tab/>
            </w:r>
            <w:r w:rsidRPr="009E138B">
              <w:rPr>
                <w:rFonts w:ascii="Times New Roman" w:hAnsi="Times New Roman"/>
                <w:b w:val="0"/>
                <w:sz w:val="22"/>
                <w:szCs w:val="22"/>
              </w:rPr>
              <w:tab/>
              <w:t>% A scalar</w:t>
            </w:r>
          </w:p>
          <w:p w14:paraId="67ED2736" w14:textId="77777777" w:rsidR="009C7471" w:rsidRPr="009E138B" w:rsidRDefault="009C7471" w:rsidP="005202C1">
            <w:pPr>
              <w:pStyle w:val="StyleHeading2Bold"/>
              <w:tabs>
                <w:tab w:val="left" w:pos="2018"/>
              </w:tabs>
              <w:ind w:left="567" w:hanging="567"/>
              <w:rPr>
                <w:rFonts w:ascii="Times New Roman" w:hAnsi="Times New Roman"/>
                <w:b w:val="0"/>
                <w:sz w:val="22"/>
                <w:szCs w:val="22"/>
              </w:rPr>
            </w:pPr>
            <w:r w:rsidRPr="009E138B">
              <w:rPr>
                <w:rFonts w:ascii="Times New Roman" w:hAnsi="Times New Roman"/>
                <w:b w:val="0"/>
                <w:sz w:val="22"/>
                <w:szCs w:val="22"/>
              </w:rPr>
              <w:t>v = [1 0 0]</w:t>
            </w:r>
            <w:r w:rsidRPr="009E138B">
              <w:rPr>
                <w:rFonts w:ascii="Times New Roman" w:hAnsi="Times New Roman"/>
                <w:b w:val="0"/>
                <w:sz w:val="22"/>
                <w:szCs w:val="22"/>
              </w:rPr>
              <w:tab/>
              <w:t>% A row vector</w:t>
            </w:r>
          </w:p>
          <w:p w14:paraId="100630FD" w14:textId="77777777" w:rsidR="009C7471" w:rsidRPr="009E138B" w:rsidRDefault="009C7471" w:rsidP="005202C1">
            <w:pPr>
              <w:pStyle w:val="StyleHeading2Bold"/>
              <w:tabs>
                <w:tab w:val="left" w:pos="2018"/>
              </w:tabs>
              <w:ind w:left="567" w:hanging="567"/>
              <w:rPr>
                <w:rFonts w:ascii="Times New Roman" w:hAnsi="Times New Roman"/>
                <w:b w:val="0"/>
                <w:sz w:val="22"/>
                <w:szCs w:val="22"/>
              </w:rPr>
            </w:pPr>
            <w:r w:rsidRPr="009E138B">
              <w:rPr>
                <w:rFonts w:ascii="Times New Roman" w:hAnsi="Times New Roman"/>
                <w:b w:val="0"/>
                <w:sz w:val="22"/>
                <w:szCs w:val="22"/>
              </w:rPr>
              <w:t>v = [1; 2; 3]</w:t>
            </w:r>
            <w:r w:rsidRPr="009E138B">
              <w:rPr>
                <w:rFonts w:ascii="Times New Roman" w:hAnsi="Times New Roman"/>
                <w:b w:val="0"/>
                <w:sz w:val="22"/>
                <w:szCs w:val="22"/>
              </w:rPr>
              <w:tab/>
              <w:t>% A column vector</w:t>
            </w:r>
          </w:p>
          <w:p w14:paraId="589222BD" w14:textId="77777777" w:rsidR="009C7471" w:rsidRPr="009E138B" w:rsidRDefault="009C7471" w:rsidP="005202C1">
            <w:pPr>
              <w:pStyle w:val="StyleHeading2Bold"/>
              <w:tabs>
                <w:tab w:val="left" w:pos="2018"/>
              </w:tabs>
              <w:ind w:left="567" w:hanging="567"/>
              <w:rPr>
                <w:rFonts w:ascii="Times New Roman" w:hAnsi="Times New Roman"/>
                <w:b w:val="0"/>
                <w:sz w:val="22"/>
                <w:szCs w:val="22"/>
              </w:rPr>
            </w:pPr>
            <w:r w:rsidRPr="009E138B">
              <w:rPr>
                <w:rFonts w:ascii="Times New Roman" w:hAnsi="Times New Roman"/>
                <w:b w:val="0"/>
                <w:sz w:val="22"/>
                <w:szCs w:val="22"/>
              </w:rPr>
              <w:t>v = v'</w:t>
            </w:r>
            <w:r w:rsidRPr="009E138B">
              <w:rPr>
                <w:rFonts w:ascii="Times New Roman" w:hAnsi="Times New Roman"/>
                <w:b w:val="0"/>
                <w:sz w:val="22"/>
                <w:szCs w:val="22"/>
              </w:rPr>
              <w:tab/>
            </w:r>
            <w:r w:rsidRPr="009E138B">
              <w:rPr>
                <w:rFonts w:ascii="Times New Roman" w:hAnsi="Times New Roman"/>
                <w:b w:val="0"/>
                <w:sz w:val="22"/>
                <w:szCs w:val="22"/>
              </w:rPr>
              <w:tab/>
              <w:t>% Transpose a vector (row to column or column to row)</w:t>
            </w:r>
          </w:p>
          <w:p w14:paraId="794B9BC7" w14:textId="77777777" w:rsidR="009C7471" w:rsidRPr="009E138B" w:rsidRDefault="009C7471" w:rsidP="005202C1">
            <w:pPr>
              <w:pStyle w:val="StyleHeading2Bold"/>
              <w:tabs>
                <w:tab w:val="left" w:pos="2018"/>
              </w:tabs>
              <w:ind w:left="567" w:hanging="567"/>
              <w:rPr>
                <w:rFonts w:ascii="Times New Roman" w:hAnsi="Times New Roman"/>
                <w:b w:val="0"/>
                <w:sz w:val="22"/>
                <w:szCs w:val="22"/>
              </w:rPr>
            </w:pPr>
            <w:r w:rsidRPr="009E138B">
              <w:rPr>
                <w:rFonts w:ascii="Times New Roman" w:hAnsi="Times New Roman"/>
                <w:b w:val="0"/>
                <w:sz w:val="22"/>
                <w:szCs w:val="22"/>
              </w:rPr>
              <w:t>v = 1:0.5:3</w:t>
            </w:r>
            <w:r w:rsidRPr="009E138B">
              <w:rPr>
                <w:rFonts w:ascii="Times New Roman" w:hAnsi="Times New Roman"/>
                <w:b w:val="0"/>
                <w:sz w:val="22"/>
                <w:szCs w:val="22"/>
              </w:rPr>
              <w:tab/>
              <w:t xml:space="preserve">% A vector filled in a specified range: </w:t>
            </w:r>
          </w:p>
          <w:p w14:paraId="64A40971" w14:textId="77777777" w:rsidR="009C7471" w:rsidRPr="009E138B" w:rsidRDefault="009C7471" w:rsidP="005202C1">
            <w:pPr>
              <w:pStyle w:val="StyleHeading2Bold"/>
              <w:tabs>
                <w:tab w:val="left" w:pos="2018"/>
              </w:tabs>
              <w:ind w:left="567" w:hanging="567"/>
              <w:rPr>
                <w:rFonts w:ascii="Times New Roman" w:hAnsi="Times New Roman"/>
                <w:b w:val="0"/>
                <w:sz w:val="22"/>
                <w:szCs w:val="22"/>
              </w:rPr>
            </w:pPr>
            <w:r w:rsidRPr="009E138B">
              <w:rPr>
                <w:rFonts w:ascii="Times New Roman" w:hAnsi="Times New Roman"/>
                <w:b w:val="0"/>
                <w:sz w:val="22"/>
                <w:szCs w:val="22"/>
              </w:rPr>
              <w:t>v = pi*[-4:4]/4</w:t>
            </w:r>
            <w:r w:rsidRPr="009E138B">
              <w:rPr>
                <w:rFonts w:ascii="Times New Roman" w:hAnsi="Times New Roman"/>
                <w:b w:val="0"/>
                <w:sz w:val="22"/>
                <w:szCs w:val="22"/>
              </w:rPr>
              <w:tab/>
              <w:t xml:space="preserve">% [start:stepsize:end], brackets are optional </w:t>
            </w:r>
          </w:p>
          <w:p w14:paraId="040B207A" w14:textId="77777777" w:rsidR="009C7471" w:rsidRPr="009E138B" w:rsidRDefault="009C7471" w:rsidP="005202C1">
            <w:pPr>
              <w:pStyle w:val="StyleHeading2Bold"/>
              <w:tabs>
                <w:tab w:val="left" w:pos="2018"/>
              </w:tabs>
              <w:rPr>
                <w:rFonts w:ascii="Times New Roman" w:hAnsi="Times New Roman"/>
                <w:b w:val="0"/>
                <w:sz w:val="22"/>
                <w:szCs w:val="22"/>
              </w:rPr>
            </w:pPr>
            <w:r w:rsidRPr="009E138B">
              <w:rPr>
                <w:rFonts w:ascii="Times New Roman" w:hAnsi="Times New Roman"/>
                <w:b w:val="0"/>
                <w:sz w:val="22"/>
                <w:szCs w:val="22"/>
              </w:rPr>
              <w:t>v = []</w:t>
            </w:r>
            <w:r w:rsidRPr="009E138B">
              <w:rPr>
                <w:rFonts w:ascii="Times New Roman" w:hAnsi="Times New Roman"/>
                <w:b w:val="0"/>
                <w:sz w:val="22"/>
                <w:szCs w:val="22"/>
              </w:rPr>
              <w:tab/>
              <w:t>% Empty vector</w:t>
            </w:r>
          </w:p>
        </w:tc>
      </w:tr>
    </w:tbl>
    <w:p w14:paraId="51165DC6" w14:textId="77777777" w:rsidR="009C7471" w:rsidRPr="009E138B" w:rsidRDefault="009C7471" w:rsidP="009C7471">
      <w:pPr>
        <w:pStyle w:val="StyleHeading2Bold"/>
        <w:rPr>
          <w:rFonts w:ascii="Times New Roman" w:hAnsi="Times New Roman"/>
          <w:b w:val="0"/>
          <w:sz w:val="22"/>
          <w:szCs w:val="22"/>
        </w:rPr>
      </w:pPr>
    </w:p>
    <w:p w14:paraId="62185356" w14:textId="77777777" w:rsidR="009C7471" w:rsidRPr="009E138B" w:rsidRDefault="009C7471" w:rsidP="009C7471">
      <w:pPr>
        <w:pStyle w:val="StyleHeading2Bold"/>
        <w:rPr>
          <w:rFonts w:ascii="Times New Roman" w:hAnsi="Times New Roman"/>
          <w:b w:val="0"/>
          <w:sz w:val="22"/>
          <w:szCs w:val="22"/>
        </w:rPr>
      </w:pPr>
      <w:r w:rsidRPr="009E138B">
        <w:rPr>
          <w:rFonts w:ascii="Times New Roman" w:hAnsi="Times New Roman"/>
          <w:b w:val="0"/>
          <w:sz w:val="22"/>
          <w:szCs w:val="22"/>
        </w:rPr>
        <w:t>An example code:</w:t>
      </w:r>
    </w:p>
    <w:tbl>
      <w:tblPr>
        <w:tblStyle w:val="a8"/>
        <w:tblW w:w="0" w:type="auto"/>
        <w:tblInd w:w="817" w:type="dxa"/>
        <w:tblLook w:val="04A0" w:firstRow="1" w:lastRow="0" w:firstColumn="1" w:lastColumn="0" w:noHBand="0" w:noVBand="1"/>
      </w:tblPr>
      <w:tblGrid>
        <w:gridCol w:w="8199"/>
      </w:tblGrid>
      <w:tr w:rsidR="009C7471" w:rsidRPr="009E138B" w14:paraId="77996106" w14:textId="77777777" w:rsidTr="005202C1">
        <w:tc>
          <w:tcPr>
            <w:tcW w:w="8451" w:type="dxa"/>
            <w:shd w:val="clear" w:color="auto" w:fill="F2F2F2" w:themeFill="background1" w:themeFillShade="F2"/>
          </w:tcPr>
          <w:p w14:paraId="5A420559" w14:textId="77777777" w:rsidR="009C7471" w:rsidRPr="009E138B" w:rsidRDefault="009C7471" w:rsidP="005202C1">
            <w:pPr>
              <w:pStyle w:val="StyleHeading2Bold"/>
              <w:ind w:left="567" w:hanging="567"/>
              <w:rPr>
                <w:rFonts w:ascii="Times New Roman" w:hAnsi="Times New Roman"/>
                <w:b w:val="0"/>
                <w:sz w:val="22"/>
                <w:szCs w:val="22"/>
              </w:rPr>
            </w:pPr>
            <w:r w:rsidRPr="009E138B">
              <w:rPr>
                <w:rFonts w:ascii="Times New Roman" w:hAnsi="Times New Roman"/>
                <w:b w:val="0"/>
                <w:sz w:val="22"/>
                <w:szCs w:val="22"/>
              </w:rPr>
              <w:t>&gt;&gt; theta=[0 pi/4 pi/2 3*pi/4 pi]</w:t>
            </w:r>
          </w:p>
          <w:p w14:paraId="31D411E2" w14:textId="77777777" w:rsidR="009C7471" w:rsidRPr="009E138B" w:rsidRDefault="009C7471" w:rsidP="005202C1">
            <w:pPr>
              <w:pStyle w:val="StyleHeading2Bold"/>
              <w:ind w:left="567" w:hanging="567"/>
              <w:rPr>
                <w:rFonts w:ascii="Times New Roman" w:hAnsi="Times New Roman"/>
                <w:b w:val="0"/>
                <w:sz w:val="22"/>
                <w:szCs w:val="22"/>
              </w:rPr>
            </w:pPr>
            <w:r w:rsidRPr="009E138B">
              <w:rPr>
                <w:rFonts w:ascii="Times New Roman" w:hAnsi="Times New Roman"/>
                <w:b w:val="0"/>
                <w:sz w:val="22"/>
                <w:szCs w:val="22"/>
              </w:rPr>
              <w:t>theta =</w:t>
            </w:r>
          </w:p>
          <w:p w14:paraId="2FBEC9D1" w14:textId="77777777" w:rsidR="009C7471" w:rsidRPr="009E138B" w:rsidRDefault="009C7471" w:rsidP="005202C1">
            <w:pPr>
              <w:pStyle w:val="StyleHeading2Bold"/>
              <w:ind w:leftChars="50" w:left="100" w:firstLineChars="400" w:firstLine="880"/>
              <w:rPr>
                <w:rFonts w:ascii="Times New Roman" w:hAnsi="Times New Roman"/>
                <w:b w:val="0"/>
                <w:sz w:val="22"/>
                <w:szCs w:val="22"/>
              </w:rPr>
            </w:pPr>
            <w:r w:rsidRPr="009E138B">
              <w:rPr>
                <w:rFonts w:ascii="Times New Roman" w:hAnsi="Times New Roman"/>
                <w:b w:val="0"/>
                <w:sz w:val="22"/>
                <w:szCs w:val="22"/>
              </w:rPr>
              <w:t>0    0.7854    1.5708    2.3562    3.1416</w:t>
            </w:r>
          </w:p>
          <w:p w14:paraId="4551320A" w14:textId="77777777" w:rsidR="009C7471" w:rsidRPr="009E138B" w:rsidRDefault="009C7471" w:rsidP="005202C1">
            <w:pPr>
              <w:pStyle w:val="StyleHeading2Bold"/>
              <w:ind w:left="567" w:hanging="567"/>
              <w:rPr>
                <w:rFonts w:ascii="Times New Roman" w:hAnsi="Times New Roman"/>
                <w:b w:val="0"/>
                <w:sz w:val="22"/>
                <w:szCs w:val="22"/>
              </w:rPr>
            </w:pPr>
          </w:p>
          <w:p w14:paraId="56F97EAD" w14:textId="77777777" w:rsidR="009C7471" w:rsidRPr="009E138B" w:rsidRDefault="009C7471" w:rsidP="005202C1">
            <w:pPr>
              <w:pStyle w:val="StyleHeading2Bold"/>
              <w:ind w:left="567" w:hanging="567"/>
              <w:rPr>
                <w:rFonts w:ascii="Times New Roman" w:hAnsi="Times New Roman"/>
                <w:b w:val="0"/>
                <w:sz w:val="22"/>
                <w:szCs w:val="22"/>
              </w:rPr>
            </w:pPr>
            <w:r w:rsidRPr="009E138B">
              <w:rPr>
                <w:rFonts w:ascii="Times New Roman" w:hAnsi="Times New Roman"/>
                <w:b w:val="0"/>
                <w:noProof/>
                <w:sz w:val="22"/>
                <w:szCs w:val="22"/>
              </w:rPr>
              <mc:AlternateContent>
                <mc:Choice Requires="wps">
                  <w:drawing>
                    <wp:anchor distT="0" distB="0" distL="114300" distR="114300" simplePos="0" relativeHeight="251662336" behindDoc="0" locked="0" layoutInCell="1" allowOverlap="1" wp14:anchorId="4A267DEB" wp14:editId="41B96ED2">
                      <wp:simplePos x="0" y="0"/>
                      <wp:positionH relativeFrom="column">
                        <wp:posOffset>1422148</wp:posOffset>
                      </wp:positionH>
                      <wp:positionV relativeFrom="paragraph">
                        <wp:posOffset>170240</wp:posOffset>
                      </wp:positionV>
                      <wp:extent cx="2303253" cy="241540"/>
                      <wp:effectExtent l="0" t="76200" r="20955" b="25400"/>
                      <wp:wrapNone/>
                      <wp:docPr id="479" name="직선 화살표 연결선 479"/>
                      <wp:cNvGraphicFramePr/>
                      <a:graphic xmlns:a="http://schemas.openxmlformats.org/drawingml/2006/main">
                        <a:graphicData uri="http://schemas.microsoft.com/office/word/2010/wordprocessingShape">
                          <wps:wsp>
                            <wps:cNvCnPr/>
                            <wps:spPr>
                              <a:xfrm flipH="1" flipV="1">
                                <a:off x="0" y="0"/>
                                <a:ext cx="2303253" cy="241540"/>
                              </a:xfrm>
                              <a:prstGeom prst="straightConnector1">
                                <a:avLst/>
                              </a:prstGeom>
                              <a:ln w="22225">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EC25376" id="_x0000_t32" coordsize="21600,21600" o:spt="32" o:oned="t" path="m,l21600,21600e" filled="f">
                      <v:path arrowok="t" fillok="f" o:connecttype="none"/>
                      <o:lock v:ext="edit" shapetype="t"/>
                    </v:shapetype>
                    <v:shape id="직선 화살표 연결선 479" o:spid="_x0000_s1026" type="#_x0000_t32" style="position:absolute;left:0;text-align:left;margin-left:112pt;margin-top:13.4pt;width:181.35pt;height:19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" strokecolor="black [3213]" strokeweight="1.75pt">
                      <v:stroke endarrow="block" endarrowwidth="wide" endarrowlength="long" joinstyle="miter"/>
                    </v:shape>
                  </w:pict>
                </mc:Fallback>
              </mc:AlternateContent>
            </w:r>
            <w:r w:rsidRPr="009E138B">
              <w:rPr>
                <w:rFonts w:ascii="Times New Roman" w:hAnsi="Times New Roman"/>
                <w:b w:val="0"/>
                <w:sz w:val="22"/>
                <w:szCs w:val="22"/>
              </w:rPr>
              <w:t>&gt;&gt; theta = [theta pi+theta(2:end)]</w:t>
            </w:r>
            <w:r w:rsidRPr="009E138B">
              <w:rPr>
                <w:rFonts w:ascii="Times New Roman" w:hAnsi="Times New Roman"/>
                <w:b w:val="0"/>
                <w:noProof/>
                <w:sz w:val="22"/>
                <w:szCs w:val="22"/>
              </w:rPr>
              <w:t xml:space="preserve"> </w:t>
            </w:r>
          </w:p>
          <w:p w14:paraId="3C7D92E8" w14:textId="77777777" w:rsidR="009C7471" w:rsidRPr="009E138B" w:rsidRDefault="009C7471" w:rsidP="005202C1">
            <w:pPr>
              <w:pStyle w:val="StyleHeading2Bold"/>
              <w:ind w:left="567" w:hanging="567"/>
              <w:rPr>
                <w:rFonts w:ascii="Times New Roman" w:hAnsi="Times New Roman"/>
                <w:b w:val="0"/>
                <w:sz w:val="22"/>
                <w:szCs w:val="22"/>
              </w:rPr>
            </w:pPr>
            <w:r w:rsidRPr="009E138B">
              <w:rPr>
                <w:rFonts w:ascii="Times New Roman" w:hAnsi="Times New Roman"/>
                <w:b w:val="0"/>
                <w:noProof/>
                <w:sz w:val="22"/>
                <w:szCs w:val="22"/>
              </w:rPr>
              <mc:AlternateContent>
                <mc:Choice Requires="wps">
                  <w:drawing>
                    <wp:anchor distT="0" distB="0" distL="114300" distR="114300" simplePos="0" relativeHeight="251661312" behindDoc="0" locked="0" layoutInCell="1" allowOverlap="1" wp14:anchorId="01DD4EF3" wp14:editId="222A7FE5">
                      <wp:simplePos x="0" y="0"/>
                      <wp:positionH relativeFrom="column">
                        <wp:posOffset>757913</wp:posOffset>
                      </wp:positionH>
                      <wp:positionV relativeFrom="paragraph">
                        <wp:posOffset>20858</wp:posOffset>
                      </wp:positionV>
                      <wp:extent cx="586105" cy="301925"/>
                      <wp:effectExtent l="38100" t="38100" r="23495" b="22225"/>
                      <wp:wrapNone/>
                      <wp:docPr id="478" name="직선 화살표 연결선 478"/>
                      <wp:cNvGraphicFramePr/>
                      <a:graphic xmlns:a="http://schemas.openxmlformats.org/drawingml/2006/main">
                        <a:graphicData uri="http://schemas.microsoft.com/office/word/2010/wordprocessingShape">
                          <wps:wsp>
                            <wps:cNvCnPr/>
                            <wps:spPr>
                              <a:xfrm flipH="1" flipV="1">
                                <a:off x="0" y="0"/>
                                <a:ext cx="586105" cy="301925"/>
                              </a:xfrm>
                              <a:prstGeom prst="straightConnector1">
                                <a:avLst/>
                              </a:prstGeom>
                              <a:ln w="22225">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FFE2D12" id="직선 화살표 연결선 478" o:spid="_x0000_s1026" type="#_x0000_t32" style="position:absolute;left:0;text-align:left;margin-left:59.7pt;margin-top:1.65pt;width:46.15pt;height:23.75pt;flip:x y;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" strokecolor="black [3213]" strokeweight="1.75pt">
                      <v:stroke endarrow="block" endarrowwidth="wide" endarrowlength="long" joinstyle="miter"/>
                    </v:shape>
                  </w:pict>
                </mc:Fallback>
              </mc:AlternateContent>
            </w:r>
            <w:r w:rsidRPr="009E138B">
              <w:rPr>
                <w:rFonts w:ascii="Times New Roman" w:hAnsi="Times New Roman"/>
                <w:b w:val="0"/>
                <w:sz w:val="22"/>
                <w:szCs w:val="22"/>
              </w:rPr>
              <w:t>theta =</w:t>
            </w:r>
          </w:p>
          <w:p w14:paraId="3879A2E0" w14:textId="3AF0A1A8" w:rsidR="009C7471" w:rsidRPr="009E138B" w:rsidRDefault="00A81759" w:rsidP="005202C1">
            <w:pPr>
              <w:pStyle w:val="StyleHeading2Bold"/>
              <w:ind w:left="567" w:hanging="567"/>
              <w:rPr>
                <w:rFonts w:ascii="Times New Roman" w:hAnsi="Times New Roman"/>
                <w:b w:val="0"/>
                <w:sz w:val="22"/>
                <w:szCs w:val="22"/>
              </w:rPr>
            </w:pPr>
            <w:r w:rsidRPr="009E138B">
              <w:rPr>
                <w:rFonts w:ascii="Times New Roman" w:hAnsi="Times New Roman"/>
                <w:b w:val="0"/>
                <w:noProof/>
                <w:sz w:val="22"/>
                <w:szCs w:val="22"/>
              </w:rPr>
              <mc:AlternateContent>
                <mc:Choice Requires="wps">
                  <w:drawing>
                    <wp:anchor distT="0" distB="0" distL="114300" distR="114300" simplePos="0" relativeHeight="251659264" behindDoc="0" locked="0" layoutInCell="1" allowOverlap="1" wp14:anchorId="39407F84" wp14:editId="37173CEE">
                      <wp:simplePos x="0" y="0"/>
                      <wp:positionH relativeFrom="column">
                        <wp:posOffset>514045</wp:posOffset>
                      </wp:positionH>
                      <wp:positionV relativeFrom="paragraph">
                        <wp:posOffset>142113</wp:posOffset>
                      </wp:positionV>
                      <wp:extent cx="2984602" cy="224155"/>
                      <wp:effectExtent l="0" t="0" r="25400" b="23495"/>
                      <wp:wrapNone/>
                      <wp:docPr id="482" name="직사각형 482"/>
                      <wp:cNvGraphicFramePr/>
                      <a:graphic xmlns:a="http://schemas.openxmlformats.org/drawingml/2006/main">
                        <a:graphicData uri="http://schemas.microsoft.com/office/word/2010/wordprocessingShape">
                          <wps:wsp>
                            <wps:cNvSpPr/>
                            <wps:spPr>
                              <a:xfrm>
                                <a:off x="0" y="0"/>
                                <a:ext cx="2984602" cy="2241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3594C5F" id="직사각형 482" o:spid="_x0000_s1026" style="position:absolute;left:0;text-align:left;margin-left:40.5pt;margin-top:11.2pt;width:235pt;height:17.6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" filled="f" strokecolor="black [3213]" strokeweight="1pt"/>
                  </w:pict>
                </mc:Fallback>
              </mc:AlternateContent>
            </w:r>
            <w:r w:rsidR="009C7471" w:rsidRPr="009E138B">
              <w:rPr>
                <w:rFonts w:ascii="Times New Roman" w:hAnsi="Times New Roman"/>
                <w:b w:val="0"/>
                <w:noProof/>
                <w:sz w:val="22"/>
                <w:szCs w:val="22"/>
              </w:rPr>
              <mc:AlternateContent>
                <mc:Choice Requires="wps">
                  <w:drawing>
                    <wp:anchor distT="0" distB="0" distL="114300" distR="114300" simplePos="0" relativeHeight="251660288" behindDoc="0" locked="0" layoutInCell="1" allowOverlap="1" wp14:anchorId="53792FD6" wp14:editId="4DE97DEC">
                      <wp:simplePos x="0" y="0"/>
                      <wp:positionH relativeFrom="column">
                        <wp:posOffset>360425</wp:posOffset>
                      </wp:positionH>
                      <wp:positionV relativeFrom="paragraph">
                        <wp:posOffset>61646</wp:posOffset>
                      </wp:positionV>
                      <wp:extent cx="4323283" cy="681355"/>
                      <wp:effectExtent l="0" t="0" r="20320" b="23495"/>
                      <wp:wrapNone/>
                      <wp:docPr id="480" name="L 도형 480"/>
                      <wp:cNvGraphicFramePr/>
                      <a:graphic xmlns:a="http://schemas.openxmlformats.org/drawingml/2006/main">
                        <a:graphicData uri="http://schemas.microsoft.com/office/word/2010/wordprocessingShape">
                          <wps:wsp>
                            <wps:cNvSpPr/>
                            <wps:spPr>
                              <a:xfrm flipH="1">
                                <a:off x="0" y="0"/>
                                <a:ext cx="4323283" cy="681355"/>
                              </a:xfrm>
                              <a:prstGeom prst="corner">
                                <a:avLst>
                                  <a:gd name="adj1" fmla="val 33541"/>
                                  <a:gd name="adj2" fmla="val 157616"/>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B445B35" id="L 도형 480" o:spid="_x0000_s1026" style="position:absolute;left:0;text-align:left;margin-left:28.4pt;margin-top:4.85pt;width:340.4pt;height:53.6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3283,681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" path="m,l1073924,r,452822l4323283,452822r,228533l,681355,,xe" filled="f" strokecolor="black [3213]" strokeweight="1pt">
                      <v:stroke joinstyle="miter"/>
                      <v:path arrowok="t" o:connecttype="custom" o:connectlocs="0,0;1073924,0;1073924,452822;4323283,452822;4323283,681355;0,681355;0,0" o:connectangles="0,0,0,0,0,0,0"/>
                    </v:shape>
                  </w:pict>
                </mc:Fallback>
              </mc:AlternateContent>
            </w:r>
            <w:r w:rsidR="009C7471" w:rsidRPr="009E138B">
              <w:rPr>
                <w:rFonts w:ascii="Times New Roman" w:hAnsi="Times New Roman"/>
                <w:b w:val="0"/>
                <w:sz w:val="22"/>
                <w:szCs w:val="22"/>
              </w:rPr>
              <w:t xml:space="preserve">Columns 1 through 7 </w:t>
            </w:r>
          </w:p>
          <w:p w14:paraId="2D6A47FD" w14:textId="77777777" w:rsidR="009C7471" w:rsidRPr="009E138B" w:rsidRDefault="009C7471" w:rsidP="005202C1">
            <w:pPr>
              <w:pStyle w:val="StyleHeading2Bold"/>
              <w:ind w:leftChars="50" w:left="100" w:firstLineChars="400" w:firstLine="880"/>
              <w:rPr>
                <w:rFonts w:ascii="Times New Roman" w:hAnsi="Times New Roman"/>
                <w:b w:val="0"/>
                <w:sz w:val="22"/>
                <w:szCs w:val="22"/>
              </w:rPr>
            </w:pPr>
            <w:r w:rsidRPr="009E138B">
              <w:rPr>
                <w:rFonts w:ascii="Times New Roman" w:hAnsi="Times New Roman"/>
                <w:b w:val="0"/>
                <w:sz w:val="22"/>
                <w:szCs w:val="22"/>
              </w:rPr>
              <w:t>0    0.7854    1.5708    2.3562    3.1416    3.9270    4.7124</w:t>
            </w:r>
          </w:p>
          <w:p w14:paraId="61587BDE" w14:textId="77777777" w:rsidR="009C7471" w:rsidRPr="009E138B" w:rsidRDefault="009C7471" w:rsidP="005202C1">
            <w:pPr>
              <w:pStyle w:val="StyleHeading2Bold"/>
              <w:ind w:left="567" w:hanging="567"/>
              <w:rPr>
                <w:rFonts w:ascii="Times New Roman" w:hAnsi="Times New Roman"/>
                <w:b w:val="0"/>
                <w:sz w:val="22"/>
                <w:szCs w:val="22"/>
              </w:rPr>
            </w:pPr>
            <w:r w:rsidRPr="009E138B">
              <w:rPr>
                <w:rFonts w:ascii="Times New Roman" w:hAnsi="Times New Roman"/>
                <w:b w:val="0"/>
                <w:sz w:val="22"/>
                <w:szCs w:val="22"/>
              </w:rPr>
              <w:t xml:space="preserve">Columns 8 through 9 </w:t>
            </w:r>
          </w:p>
          <w:p w14:paraId="1A94CE04" w14:textId="77777777" w:rsidR="009C7471" w:rsidRPr="009E138B" w:rsidRDefault="009C7471" w:rsidP="005202C1">
            <w:pPr>
              <w:pStyle w:val="StyleHeading2Bold"/>
              <w:ind w:leftChars="50" w:left="100" w:firstLineChars="400" w:firstLine="880"/>
              <w:rPr>
                <w:rFonts w:ascii="Times New Roman" w:hAnsi="Times New Roman"/>
                <w:b w:val="0"/>
                <w:sz w:val="22"/>
                <w:szCs w:val="22"/>
              </w:rPr>
            </w:pPr>
            <w:r w:rsidRPr="009E138B">
              <w:rPr>
                <w:rFonts w:ascii="Times New Roman" w:hAnsi="Times New Roman"/>
                <w:b w:val="0"/>
                <w:sz w:val="22"/>
                <w:szCs w:val="22"/>
              </w:rPr>
              <w:t>5.4978    6.2832</w:t>
            </w:r>
          </w:p>
          <w:p w14:paraId="59B0252D" w14:textId="77777777" w:rsidR="009C7471" w:rsidRPr="009E138B" w:rsidRDefault="009C7471" w:rsidP="005202C1">
            <w:pPr>
              <w:pStyle w:val="StyleHeading2Bold"/>
              <w:ind w:left="567" w:hanging="567"/>
              <w:rPr>
                <w:rFonts w:ascii="Times New Roman" w:hAnsi="Times New Roman"/>
                <w:b w:val="0"/>
                <w:sz w:val="22"/>
                <w:szCs w:val="22"/>
              </w:rPr>
            </w:pPr>
          </w:p>
          <w:p w14:paraId="558F1241" w14:textId="77777777" w:rsidR="009C7471" w:rsidRPr="009E138B" w:rsidRDefault="009C7471" w:rsidP="005202C1">
            <w:pPr>
              <w:pStyle w:val="StyleHeading2Bold"/>
              <w:ind w:left="567" w:hanging="567"/>
              <w:rPr>
                <w:rFonts w:ascii="Times New Roman" w:hAnsi="Times New Roman"/>
                <w:b w:val="0"/>
                <w:sz w:val="22"/>
                <w:szCs w:val="22"/>
              </w:rPr>
            </w:pPr>
            <w:r w:rsidRPr="009E138B">
              <w:rPr>
                <w:rFonts w:ascii="Times New Roman" w:hAnsi="Times New Roman"/>
                <w:b w:val="0"/>
                <w:sz w:val="22"/>
                <w:szCs w:val="22"/>
              </w:rPr>
              <w:t>&gt;&gt; sinValues=sin(theta)</w:t>
            </w:r>
          </w:p>
          <w:p w14:paraId="6CBC1875" w14:textId="77777777" w:rsidR="009C7471" w:rsidRPr="009E138B" w:rsidRDefault="009C7471" w:rsidP="005202C1">
            <w:pPr>
              <w:pStyle w:val="StyleHeading2Bold"/>
              <w:ind w:left="567" w:hanging="567"/>
              <w:rPr>
                <w:rFonts w:ascii="Times New Roman" w:hAnsi="Times New Roman"/>
                <w:b w:val="0"/>
                <w:sz w:val="22"/>
                <w:szCs w:val="22"/>
              </w:rPr>
            </w:pPr>
            <w:r w:rsidRPr="009E138B">
              <w:rPr>
                <w:rFonts w:ascii="Times New Roman" w:hAnsi="Times New Roman"/>
                <w:b w:val="0"/>
                <w:sz w:val="22"/>
                <w:szCs w:val="22"/>
              </w:rPr>
              <w:t>sinValues =</w:t>
            </w:r>
          </w:p>
          <w:p w14:paraId="07034056" w14:textId="77777777" w:rsidR="009C7471" w:rsidRPr="009E138B" w:rsidRDefault="009C7471" w:rsidP="005202C1">
            <w:pPr>
              <w:pStyle w:val="StyleHeading2Bold"/>
              <w:ind w:left="567" w:hanging="567"/>
              <w:rPr>
                <w:rFonts w:ascii="Times New Roman" w:hAnsi="Times New Roman"/>
                <w:b w:val="0"/>
                <w:sz w:val="22"/>
                <w:szCs w:val="22"/>
              </w:rPr>
            </w:pPr>
            <w:r w:rsidRPr="009E138B">
              <w:rPr>
                <w:rFonts w:ascii="Times New Roman" w:hAnsi="Times New Roman"/>
                <w:b w:val="0"/>
                <w:sz w:val="22"/>
                <w:szCs w:val="22"/>
              </w:rPr>
              <w:t xml:space="preserve">Columns 1 through 7 </w:t>
            </w:r>
          </w:p>
          <w:p w14:paraId="22C7D239" w14:textId="77777777" w:rsidR="009C7471" w:rsidRPr="009E138B" w:rsidRDefault="009C7471" w:rsidP="005202C1">
            <w:pPr>
              <w:pStyle w:val="StyleHeading2Bold"/>
              <w:ind w:leftChars="50" w:left="100" w:firstLineChars="400" w:firstLine="880"/>
              <w:rPr>
                <w:rFonts w:ascii="Times New Roman" w:hAnsi="Times New Roman"/>
                <w:b w:val="0"/>
                <w:sz w:val="22"/>
                <w:szCs w:val="22"/>
              </w:rPr>
            </w:pPr>
            <w:r w:rsidRPr="009E138B">
              <w:rPr>
                <w:rFonts w:ascii="Times New Roman" w:hAnsi="Times New Roman"/>
                <w:b w:val="0"/>
                <w:sz w:val="22"/>
                <w:szCs w:val="22"/>
              </w:rPr>
              <w:t>0    0.7071    1.0000    0.7071    0.0000   -0.7071   -1.0000</w:t>
            </w:r>
          </w:p>
          <w:p w14:paraId="66D8AA46" w14:textId="77777777" w:rsidR="009C7471" w:rsidRPr="009E138B" w:rsidRDefault="009C7471" w:rsidP="005202C1">
            <w:pPr>
              <w:pStyle w:val="StyleHeading2Bold"/>
              <w:ind w:left="567" w:hanging="567"/>
              <w:rPr>
                <w:rFonts w:ascii="Times New Roman" w:hAnsi="Times New Roman"/>
                <w:b w:val="0"/>
                <w:sz w:val="22"/>
                <w:szCs w:val="22"/>
              </w:rPr>
            </w:pPr>
            <w:r w:rsidRPr="009E138B">
              <w:rPr>
                <w:rFonts w:ascii="Times New Roman" w:hAnsi="Times New Roman"/>
                <w:b w:val="0"/>
                <w:sz w:val="22"/>
                <w:szCs w:val="22"/>
              </w:rPr>
              <w:t>Columns 8 through 9</w:t>
            </w:r>
          </w:p>
          <w:p w14:paraId="210929E8" w14:textId="77777777" w:rsidR="009C7471" w:rsidRPr="009E138B" w:rsidRDefault="009C7471" w:rsidP="005202C1">
            <w:pPr>
              <w:pStyle w:val="StyleHeading2Bold"/>
              <w:rPr>
                <w:rFonts w:ascii="Times New Roman" w:hAnsi="Times New Roman"/>
                <w:b w:val="0"/>
                <w:sz w:val="22"/>
                <w:szCs w:val="22"/>
              </w:rPr>
            </w:pPr>
            <w:r w:rsidRPr="009E138B">
              <w:rPr>
                <w:rFonts w:ascii="Times New Roman" w:hAnsi="Times New Roman"/>
                <w:b w:val="0"/>
                <w:sz w:val="22"/>
                <w:szCs w:val="22"/>
              </w:rPr>
              <w:t>-0.7071   -0.0000</w:t>
            </w:r>
          </w:p>
        </w:tc>
      </w:tr>
    </w:tbl>
    <w:p w14:paraId="522C28C7" w14:textId="77777777" w:rsidR="009C7471" w:rsidRPr="009E138B" w:rsidRDefault="009C7471" w:rsidP="009C7471">
      <w:pPr>
        <w:pStyle w:val="StyleHeading2Bold"/>
        <w:rPr>
          <w:rFonts w:ascii="Times New Roman" w:hAnsi="Times New Roman"/>
          <w:b w:val="0"/>
          <w:sz w:val="22"/>
          <w:szCs w:val="22"/>
        </w:rPr>
      </w:pPr>
    </w:p>
    <w:p w14:paraId="03252F0A" w14:textId="77777777" w:rsidR="009C7471" w:rsidRPr="009E138B" w:rsidRDefault="009C7471" w:rsidP="009C7471">
      <w:pPr>
        <w:pStyle w:val="StyleHeading2Bold"/>
        <w:rPr>
          <w:rFonts w:ascii="Times New Roman" w:hAnsi="Times New Roman"/>
          <w:b w:val="0"/>
          <w:sz w:val="22"/>
          <w:szCs w:val="22"/>
        </w:rPr>
      </w:pPr>
      <w:r w:rsidRPr="009E138B">
        <w:rPr>
          <w:rFonts w:ascii="Times New Roman" w:hAnsi="Times New Roman"/>
          <w:b w:val="0"/>
          <w:sz w:val="22"/>
          <w:szCs w:val="22"/>
        </w:rPr>
        <w:t>Indexing vectors &amp; matrices:</w:t>
      </w:r>
    </w:p>
    <w:tbl>
      <w:tblPr>
        <w:tblStyle w:val="a8"/>
        <w:tblW w:w="0" w:type="auto"/>
        <w:tblInd w:w="817" w:type="dxa"/>
        <w:tblLook w:val="04A0" w:firstRow="1" w:lastRow="0" w:firstColumn="1" w:lastColumn="0" w:noHBand="0" w:noVBand="1"/>
      </w:tblPr>
      <w:tblGrid>
        <w:gridCol w:w="8199"/>
      </w:tblGrid>
      <w:tr w:rsidR="009C7471" w:rsidRPr="009E138B" w14:paraId="45511E27" w14:textId="77777777" w:rsidTr="005202C1">
        <w:tc>
          <w:tcPr>
            <w:tcW w:w="8451" w:type="dxa"/>
            <w:shd w:val="clear" w:color="auto" w:fill="F2F2F2" w:themeFill="background1" w:themeFillShade="F2"/>
          </w:tcPr>
          <w:p w14:paraId="448A56D1" w14:textId="77777777" w:rsidR="009C7471" w:rsidRPr="009E138B" w:rsidRDefault="009C7471" w:rsidP="005202C1">
            <w:pPr>
              <w:pStyle w:val="StyleHeading2Bold"/>
              <w:tabs>
                <w:tab w:val="left" w:pos="2048"/>
              </w:tabs>
              <w:ind w:left="567" w:hanging="567"/>
              <w:rPr>
                <w:rFonts w:ascii="Times New Roman" w:hAnsi="Times New Roman"/>
                <w:b w:val="0"/>
                <w:sz w:val="22"/>
                <w:szCs w:val="22"/>
              </w:rPr>
            </w:pPr>
            <w:r w:rsidRPr="009E138B">
              <w:rPr>
                <w:rFonts w:ascii="Times New Roman" w:hAnsi="Times New Roman"/>
                <w:b w:val="0"/>
                <w:sz w:val="22"/>
                <w:szCs w:val="22"/>
              </w:rPr>
              <w:t>% Warning: Indices always start at 1 and *NOT* at 0!</w:t>
            </w:r>
          </w:p>
          <w:p w14:paraId="0A317503" w14:textId="77777777" w:rsidR="009C7471" w:rsidRPr="009E138B" w:rsidRDefault="009C7471" w:rsidP="005202C1">
            <w:pPr>
              <w:pStyle w:val="StyleHeading2Bold"/>
              <w:tabs>
                <w:tab w:val="left" w:pos="2048"/>
              </w:tabs>
              <w:rPr>
                <w:rFonts w:ascii="Times New Roman" w:hAnsi="Times New Roman"/>
                <w:b w:val="0"/>
                <w:sz w:val="22"/>
                <w:szCs w:val="22"/>
              </w:rPr>
            </w:pPr>
          </w:p>
          <w:p w14:paraId="2662997B" w14:textId="77777777" w:rsidR="009C7471" w:rsidRPr="009E138B" w:rsidRDefault="009C7471" w:rsidP="005202C1">
            <w:pPr>
              <w:pStyle w:val="StyleHeading2Bold"/>
              <w:tabs>
                <w:tab w:val="left" w:pos="2048"/>
              </w:tabs>
              <w:ind w:left="567" w:hanging="567"/>
              <w:rPr>
                <w:rFonts w:ascii="Times New Roman" w:hAnsi="Times New Roman"/>
                <w:b w:val="0"/>
                <w:sz w:val="22"/>
                <w:szCs w:val="22"/>
              </w:rPr>
            </w:pPr>
            <w:r w:rsidRPr="009E138B">
              <w:rPr>
                <w:rFonts w:ascii="Times New Roman" w:hAnsi="Times New Roman"/>
                <w:b w:val="0"/>
                <w:sz w:val="22"/>
                <w:szCs w:val="22"/>
              </w:rPr>
              <w:t>v = [1 2 3];</w:t>
            </w:r>
          </w:p>
          <w:p w14:paraId="2FA6CFAA" w14:textId="77777777" w:rsidR="009C7471" w:rsidRPr="009E138B" w:rsidRDefault="009C7471" w:rsidP="005202C1">
            <w:pPr>
              <w:pStyle w:val="StyleHeading2Bold"/>
              <w:tabs>
                <w:tab w:val="left" w:pos="2048"/>
              </w:tabs>
              <w:ind w:left="567" w:hanging="567"/>
              <w:rPr>
                <w:rFonts w:ascii="Times New Roman" w:hAnsi="Times New Roman"/>
                <w:b w:val="0"/>
                <w:sz w:val="22"/>
                <w:szCs w:val="22"/>
              </w:rPr>
            </w:pPr>
            <w:r w:rsidRPr="009E138B">
              <w:rPr>
                <w:rFonts w:ascii="Times New Roman" w:hAnsi="Times New Roman"/>
                <w:b w:val="0"/>
                <w:sz w:val="22"/>
                <w:szCs w:val="22"/>
              </w:rPr>
              <w:t>v(3)</w:t>
            </w:r>
            <w:r w:rsidRPr="009E138B">
              <w:rPr>
                <w:rFonts w:ascii="Times New Roman" w:hAnsi="Times New Roman"/>
                <w:b w:val="0"/>
                <w:sz w:val="22"/>
                <w:szCs w:val="22"/>
              </w:rPr>
              <w:tab/>
            </w:r>
            <w:r w:rsidRPr="009E138B">
              <w:rPr>
                <w:rFonts w:ascii="Times New Roman" w:hAnsi="Times New Roman"/>
                <w:b w:val="0"/>
                <w:sz w:val="22"/>
                <w:szCs w:val="22"/>
              </w:rPr>
              <w:tab/>
              <w:t xml:space="preserve">% Access a vector element </w:t>
            </w:r>
          </w:p>
          <w:p w14:paraId="2D796747" w14:textId="77777777" w:rsidR="009C7471" w:rsidRPr="009E138B" w:rsidRDefault="009C7471" w:rsidP="005202C1">
            <w:pPr>
              <w:pStyle w:val="StyleHeading2Bold"/>
              <w:tabs>
                <w:tab w:val="left" w:pos="2048"/>
              </w:tabs>
              <w:ind w:left="567" w:hanging="567"/>
              <w:rPr>
                <w:rFonts w:ascii="Times New Roman" w:hAnsi="Times New Roman"/>
                <w:b w:val="0"/>
                <w:sz w:val="22"/>
                <w:szCs w:val="22"/>
              </w:rPr>
            </w:pPr>
          </w:p>
          <w:p w14:paraId="257BE350" w14:textId="77777777" w:rsidR="009C7471" w:rsidRPr="009E138B" w:rsidRDefault="009C7471" w:rsidP="005202C1">
            <w:pPr>
              <w:pStyle w:val="StyleHeading2Bold"/>
              <w:tabs>
                <w:tab w:val="left" w:pos="2048"/>
              </w:tabs>
              <w:ind w:left="567" w:hanging="567"/>
              <w:rPr>
                <w:rFonts w:ascii="Times New Roman" w:hAnsi="Times New Roman"/>
                <w:b w:val="0"/>
                <w:sz w:val="22"/>
                <w:szCs w:val="22"/>
              </w:rPr>
            </w:pPr>
            <w:r w:rsidRPr="009E138B">
              <w:rPr>
                <w:rFonts w:ascii="Times New Roman" w:hAnsi="Times New Roman"/>
                <w:b w:val="0"/>
                <w:sz w:val="22"/>
                <w:szCs w:val="22"/>
              </w:rPr>
              <w:t>m = [1 2 3 4; 5 7 8 8, 9 10 11 12; 13 14 15 16]</w:t>
            </w:r>
          </w:p>
          <w:p w14:paraId="1CCC49B5" w14:textId="77777777" w:rsidR="009C7471" w:rsidRPr="009E138B" w:rsidRDefault="009C7471" w:rsidP="005202C1">
            <w:pPr>
              <w:pStyle w:val="StyleHeading2Bold"/>
              <w:tabs>
                <w:tab w:val="left" w:pos="2048"/>
              </w:tabs>
              <w:ind w:left="567" w:hanging="567"/>
              <w:rPr>
                <w:rFonts w:ascii="Times New Roman" w:hAnsi="Times New Roman"/>
                <w:b w:val="0"/>
                <w:sz w:val="22"/>
                <w:szCs w:val="22"/>
              </w:rPr>
            </w:pPr>
            <w:r w:rsidRPr="009E138B">
              <w:rPr>
                <w:rFonts w:ascii="Times New Roman" w:hAnsi="Times New Roman"/>
                <w:b w:val="0"/>
                <w:sz w:val="22"/>
                <w:szCs w:val="22"/>
              </w:rPr>
              <w:t>m(1, 3)</w:t>
            </w:r>
            <w:r w:rsidRPr="009E138B">
              <w:rPr>
                <w:rFonts w:ascii="Times New Roman" w:hAnsi="Times New Roman"/>
                <w:b w:val="0"/>
                <w:sz w:val="22"/>
                <w:szCs w:val="22"/>
              </w:rPr>
              <w:tab/>
              <w:t>% Access a matrix element matrix(ROW #, COLUMN #)</w:t>
            </w:r>
          </w:p>
          <w:p w14:paraId="64346FD5" w14:textId="77777777" w:rsidR="009C7471" w:rsidRPr="009E138B" w:rsidRDefault="009C7471" w:rsidP="005202C1">
            <w:pPr>
              <w:pStyle w:val="StyleHeading2Bold"/>
              <w:tabs>
                <w:tab w:val="left" w:pos="2048"/>
              </w:tabs>
              <w:ind w:left="567" w:hanging="567"/>
              <w:rPr>
                <w:rFonts w:ascii="Times New Roman" w:hAnsi="Times New Roman"/>
                <w:b w:val="0"/>
                <w:sz w:val="22"/>
                <w:szCs w:val="22"/>
              </w:rPr>
            </w:pPr>
            <w:r w:rsidRPr="009E138B">
              <w:rPr>
                <w:rFonts w:ascii="Times New Roman" w:hAnsi="Times New Roman"/>
                <w:b w:val="0"/>
                <w:sz w:val="22"/>
                <w:szCs w:val="22"/>
              </w:rPr>
              <w:t>m(2, :)</w:t>
            </w:r>
            <w:r w:rsidRPr="009E138B">
              <w:rPr>
                <w:rFonts w:ascii="Times New Roman" w:hAnsi="Times New Roman"/>
                <w:b w:val="0"/>
                <w:sz w:val="22"/>
                <w:szCs w:val="22"/>
              </w:rPr>
              <w:tab/>
            </w:r>
            <w:r w:rsidRPr="009E138B">
              <w:rPr>
                <w:rFonts w:ascii="Times New Roman" w:hAnsi="Times New Roman"/>
                <w:b w:val="0"/>
                <w:sz w:val="22"/>
                <w:szCs w:val="22"/>
              </w:rPr>
              <w:tab/>
              <w:t>% Access a whole matrix row (2nd row)</w:t>
            </w:r>
          </w:p>
          <w:p w14:paraId="4AB3185E" w14:textId="77777777" w:rsidR="009C7471" w:rsidRPr="009E138B" w:rsidRDefault="009C7471" w:rsidP="005202C1">
            <w:pPr>
              <w:pStyle w:val="StyleHeading2Bold"/>
              <w:tabs>
                <w:tab w:val="left" w:pos="2048"/>
              </w:tabs>
              <w:ind w:left="567" w:hanging="567"/>
              <w:rPr>
                <w:rFonts w:ascii="Times New Roman" w:hAnsi="Times New Roman"/>
                <w:b w:val="0"/>
                <w:sz w:val="22"/>
                <w:szCs w:val="22"/>
              </w:rPr>
            </w:pPr>
            <w:r w:rsidRPr="009E138B">
              <w:rPr>
                <w:rFonts w:ascii="Times New Roman" w:hAnsi="Times New Roman"/>
                <w:b w:val="0"/>
                <w:sz w:val="22"/>
                <w:szCs w:val="22"/>
              </w:rPr>
              <w:t>m(:, 1)</w:t>
            </w:r>
            <w:r w:rsidRPr="009E138B">
              <w:rPr>
                <w:rFonts w:ascii="Times New Roman" w:hAnsi="Times New Roman"/>
                <w:b w:val="0"/>
                <w:sz w:val="22"/>
                <w:szCs w:val="22"/>
              </w:rPr>
              <w:tab/>
            </w:r>
            <w:r w:rsidRPr="009E138B">
              <w:rPr>
                <w:rFonts w:ascii="Times New Roman" w:hAnsi="Times New Roman"/>
                <w:b w:val="0"/>
                <w:sz w:val="22"/>
                <w:szCs w:val="22"/>
              </w:rPr>
              <w:tab/>
              <w:t>% Access a whole matrix column(1st column)</w:t>
            </w:r>
          </w:p>
          <w:p w14:paraId="53BAADC2" w14:textId="77777777" w:rsidR="009C7471" w:rsidRPr="009E138B" w:rsidRDefault="009C7471" w:rsidP="005202C1">
            <w:pPr>
              <w:pStyle w:val="StyleHeading2Bold"/>
              <w:tabs>
                <w:tab w:val="left" w:pos="2048"/>
              </w:tabs>
              <w:ind w:left="567" w:hanging="567"/>
              <w:rPr>
                <w:rFonts w:ascii="Times New Roman" w:hAnsi="Times New Roman"/>
                <w:b w:val="0"/>
                <w:sz w:val="22"/>
                <w:szCs w:val="22"/>
              </w:rPr>
            </w:pPr>
            <w:r w:rsidRPr="009E138B">
              <w:rPr>
                <w:rFonts w:ascii="Times New Roman" w:hAnsi="Times New Roman"/>
                <w:b w:val="0"/>
                <w:sz w:val="22"/>
                <w:szCs w:val="22"/>
              </w:rPr>
              <w:t>m(1, 1:3)</w:t>
            </w:r>
            <w:r w:rsidRPr="009E138B">
              <w:rPr>
                <w:rFonts w:ascii="Times New Roman" w:hAnsi="Times New Roman"/>
                <w:b w:val="0"/>
                <w:sz w:val="22"/>
                <w:szCs w:val="22"/>
              </w:rPr>
              <w:tab/>
              <w:t>% Access elements 1 through 3 of the 1st row</w:t>
            </w:r>
          </w:p>
          <w:p w14:paraId="3BA8BCA0" w14:textId="77777777" w:rsidR="009C7471" w:rsidRPr="009E138B" w:rsidRDefault="009C7471" w:rsidP="005202C1">
            <w:pPr>
              <w:pStyle w:val="StyleHeading2Bold"/>
              <w:tabs>
                <w:tab w:val="left" w:pos="2048"/>
              </w:tabs>
              <w:ind w:left="567" w:hanging="567"/>
              <w:rPr>
                <w:rFonts w:ascii="Times New Roman" w:hAnsi="Times New Roman"/>
                <w:b w:val="0"/>
                <w:sz w:val="22"/>
                <w:szCs w:val="22"/>
              </w:rPr>
            </w:pPr>
            <w:r w:rsidRPr="009E138B">
              <w:rPr>
                <w:rFonts w:ascii="Times New Roman" w:hAnsi="Times New Roman"/>
                <w:b w:val="0"/>
                <w:sz w:val="22"/>
                <w:szCs w:val="22"/>
              </w:rPr>
              <w:t>m(2:3, 2)</w:t>
            </w:r>
            <w:r w:rsidRPr="009E138B">
              <w:rPr>
                <w:rFonts w:ascii="Times New Roman" w:hAnsi="Times New Roman"/>
                <w:b w:val="0"/>
                <w:sz w:val="22"/>
                <w:szCs w:val="22"/>
              </w:rPr>
              <w:tab/>
              <w:t>% Access elements 2 through 3 of the 2nd column</w:t>
            </w:r>
          </w:p>
          <w:p w14:paraId="53591519" w14:textId="77777777" w:rsidR="009C7471" w:rsidRPr="009E138B" w:rsidRDefault="009C7471" w:rsidP="005202C1">
            <w:pPr>
              <w:pStyle w:val="StyleHeading2Bold"/>
              <w:tabs>
                <w:tab w:val="left" w:pos="2048"/>
              </w:tabs>
              <w:ind w:left="567" w:hanging="567"/>
              <w:rPr>
                <w:rFonts w:ascii="Times New Roman" w:hAnsi="Times New Roman"/>
                <w:b w:val="0"/>
                <w:sz w:val="22"/>
                <w:szCs w:val="22"/>
              </w:rPr>
            </w:pPr>
            <w:r w:rsidRPr="009E138B">
              <w:rPr>
                <w:rFonts w:ascii="Times New Roman" w:hAnsi="Times New Roman"/>
                <w:b w:val="0"/>
                <w:sz w:val="22"/>
                <w:szCs w:val="22"/>
              </w:rPr>
              <w:t>m(2:end, 3)</w:t>
            </w:r>
            <w:r w:rsidRPr="009E138B">
              <w:rPr>
                <w:rFonts w:ascii="Times New Roman" w:hAnsi="Times New Roman"/>
                <w:b w:val="0"/>
                <w:sz w:val="22"/>
                <w:szCs w:val="22"/>
              </w:rPr>
              <w:tab/>
              <w:t>% Keyword "end" accesses the remainder of acolumn or row</w:t>
            </w:r>
          </w:p>
          <w:p w14:paraId="1B8B4B28" w14:textId="77777777" w:rsidR="009C7471" w:rsidRPr="009E138B" w:rsidRDefault="009C7471" w:rsidP="005202C1">
            <w:pPr>
              <w:pStyle w:val="StyleHeading2Bold"/>
              <w:tabs>
                <w:tab w:val="left" w:pos="2048"/>
              </w:tabs>
              <w:ind w:left="567" w:hanging="567"/>
              <w:rPr>
                <w:rFonts w:ascii="Times New Roman" w:hAnsi="Times New Roman"/>
                <w:b w:val="0"/>
                <w:sz w:val="22"/>
                <w:szCs w:val="22"/>
              </w:rPr>
            </w:pPr>
          </w:p>
          <w:p w14:paraId="49CF06A9" w14:textId="77777777" w:rsidR="009C7471" w:rsidRPr="009E138B" w:rsidRDefault="009C7471" w:rsidP="005202C1">
            <w:pPr>
              <w:pStyle w:val="StyleHeading2Bold"/>
              <w:tabs>
                <w:tab w:val="left" w:pos="2048"/>
              </w:tabs>
              <w:ind w:left="567" w:hanging="567"/>
              <w:rPr>
                <w:rFonts w:ascii="Times New Roman" w:hAnsi="Times New Roman"/>
                <w:b w:val="0"/>
                <w:sz w:val="22"/>
                <w:szCs w:val="22"/>
              </w:rPr>
            </w:pPr>
            <w:r w:rsidRPr="009E138B">
              <w:rPr>
                <w:rFonts w:ascii="Times New Roman" w:hAnsi="Times New Roman"/>
                <w:b w:val="0"/>
                <w:sz w:val="22"/>
                <w:szCs w:val="22"/>
              </w:rPr>
              <w:t xml:space="preserve">m = [1 2 3; 4 5 6]     </w:t>
            </w:r>
          </w:p>
          <w:p w14:paraId="263F6606" w14:textId="77777777" w:rsidR="009C7471" w:rsidRPr="009E138B" w:rsidRDefault="009C7471" w:rsidP="005202C1">
            <w:pPr>
              <w:pStyle w:val="StyleHeading2Bold"/>
              <w:tabs>
                <w:tab w:val="left" w:pos="2048"/>
              </w:tabs>
              <w:ind w:left="567" w:hanging="567"/>
              <w:rPr>
                <w:rFonts w:ascii="Times New Roman" w:hAnsi="Times New Roman"/>
                <w:b w:val="0"/>
                <w:sz w:val="22"/>
                <w:szCs w:val="22"/>
              </w:rPr>
            </w:pPr>
            <w:r w:rsidRPr="009E138B">
              <w:rPr>
                <w:rFonts w:ascii="Times New Roman" w:hAnsi="Times New Roman"/>
                <w:b w:val="0"/>
                <w:sz w:val="22"/>
                <w:szCs w:val="22"/>
              </w:rPr>
              <w:t>size(m)</w:t>
            </w:r>
            <w:r w:rsidRPr="009E138B">
              <w:rPr>
                <w:rFonts w:ascii="Times New Roman" w:hAnsi="Times New Roman"/>
                <w:b w:val="0"/>
                <w:sz w:val="22"/>
                <w:szCs w:val="22"/>
              </w:rPr>
              <w:tab/>
              <w:t>% Returns the size of a matrix</w:t>
            </w:r>
          </w:p>
          <w:p w14:paraId="6939CBD8" w14:textId="77777777" w:rsidR="009C7471" w:rsidRPr="009E138B" w:rsidRDefault="009C7471" w:rsidP="005202C1">
            <w:pPr>
              <w:pStyle w:val="StyleHeading2Bold"/>
              <w:tabs>
                <w:tab w:val="left" w:pos="2048"/>
              </w:tabs>
              <w:ind w:left="567" w:hanging="567"/>
              <w:rPr>
                <w:rFonts w:ascii="Times New Roman" w:hAnsi="Times New Roman"/>
                <w:b w:val="0"/>
                <w:sz w:val="22"/>
                <w:szCs w:val="22"/>
              </w:rPr>
            </w:pPr>
            <w:r w:rsidRPr="009E138B">
              <w:rPr>
                <w:rFonts w:ascii="Times New Roman" w:hAnsi="Times New Roman"/>
                <w:b w:val="0"/>
                <w:sz w:val="22"/>
                <w:szCs w:val="22"/>
              </w:rPr>
              <w:t>size(m, 1)</w:t>
            </w:r>
            <w:r w:rsidRPr="009E138B">
              <w:rPr>
                <w:rFonts w:ascii="Times New Roman" w:hAnsi="Times New Roman"/>
                <w:b w:val="0"/>
                <w:sz w:val="22"/>
                <w:szCs w:val="22"/>
              </w:rPr>
              <w:tab/>
              <w:t>% Number of rows</w:t>
            </w:r>
          </w:p>
          <w:p w14:paraId="694E0B3D" w14:textId="77777777" w:rsidR="009C7471" w:rsidRPr="009E138B" w:rsidRDefault="009C7471" w:rsidP="005202C1">
            <w:pPr>
              <w:pStyle w:val="StyleHeading2Bold"/>
              <w:tabs>
                <w:tab w:val="left" w:pos="2048"/>
              </w:tabs>
              <w:ind w:left="567" w:hanging="567"/>
              <w:rPr>
                <w:rFonts w:ascii="Times New Roman" w:hAnsi="Times New Roman"/>
                <w:b w:val="0"/>
                <w:sz w:val="22"/>
                <w:szCs w:val="22"/>
              </w:rPr>
            </w:pPr>
            <w:r w:rsidRPr="009E138B">
              <w:rPr>
                <w:rFonts w:ascii="Times New Roman" w:hAnsi="Times New Roman"/>
                <w:b w:val="0"/>
                <w:sz w:val="22"/>
                <w:szCs w:val="22"/>
              </w:rPr>
              <w:t>size(m, 2)</w:t>
            </w:r>
            <w:r w:rsidRPr="009E138B">
              <w:rPr>
                <w:rFonts w:ascii="Times New Roman" w:hAnsi="Times New Roman"/>
                <w:b w:val="0"/>
                <w:sz w:val="22"/>
                <w:szCs w:val="22"/>
              </w:rPr>
              <w:tab/>
              <w:t>% Number of columns</w:t>
            </w:r>
          </w:p>
          <w:p w14:paraId="721200F8" w14:textId="77777777" w:rsidR="009C7471" w:rsidRPr="009E138B" w:rsidRDefault="009C7471" w:rsidP="005202C1">
            <w:pPr>
              <w:pStyle w:val="StyleHeading2Bold"/>
              <w:tabs>
                <w:tab w:val="left" w:pos="2048"/>
              </w:tabs>
              <w:ind w:left="567" w:hanging="567"/>
              <w:rPr>
                <w:rFonts w:ascii="Times New Roman" w:hAnsi="Times New Roman"/>
                <w:b w:val="0"/>
                <w:sz w:val="22"/>
                <w:szCs w:val="22"/>
              </w:rPr>
            </w:pPr>
          </w:p>
          <w:p w14:paraId="37BC13D2" w14:textId="77777777" w:rsidR="009C7471" w:rsidRPr="009E138B" w:rsidRDefault="009C7471" w:rsidP="005202C1">
            <w:pPr>
              <w:pStyle w:val="StyleHeading2Bold"/>
              <w:tabs>
                <w:tab w:val="left" w:pos="2048"/>
              </w:tabs>
              <w:rPr>
                <w:rFonts w:ascii="Times New Roman" w:hAnsi="Times New Roman"/>
                <w:b w:val="0"/>
                <w:sz w:val="22"/>
                <w:szCs w:val="22"/>
              </w:rPr>
            </w:pPr>
            <w:r w:rsidRPr="009E138B">
              <w:rPr>
                <w:rFonts w:ascii="Times New Roman" w:hAnsi="Times New Roman"/>
                <w:b w:val="0"/>
                <w:sz w:val="22"/>
                <w:szCs w:val="22"/>
              </w:rPr>
              <w:t>m1 = zeros(size(m))</w:t>
            </w:r>
            <w:r w:rsidRPr="009E138B">
              <w:rPr>
                <w:rFonts w:ascii="Times New Roman" w:hAnsi="Times New Roman"/>
                <w:b w:val="0"/>
                <w:sz w:val="22"/>
                <w:szCs w:val="22"/>
              </w:rPr>
              <w:tab/>
              <w:t>% Create a new matrix with the size of m</w:t>
            </w:r>
          </w:p>
        </w:tc>
      </w:tr>
    </w:tbl>
    <w:p w14:paraId="53FEA737" w14:textId="77777777" w:rsidR="009C7471" w:rsidRPr="009E138B" w:rsidRDefault="009C7471" w:rsidP="009C7471">
      <w:pPr>
        <w:pStyle w:val="StyleHeading2Bold"/>
        <w:rPr>
          <w:rFonts w:ascii="Times New Roman" w:hAnsi="Times New Roman"/>
          <w:b w:val="0"/>
          <w:sz w:val="22"/>
          <w:szCs w:val="22"/>
        </w:rPr>
      </w:pPr>
    </w:p>
    <w:p w14:paraId="6B61DC25" w14:textId="77777777" w:rsidR="009C7471" w:rsidRPr="009E138B" w:rsidRDefault="009C7471" w:rsidP="009C7471">
      <w:pPr>
        <w:pStyle w:val="StyleHeading2Bold"/>
        <w:rPr>
          <w:rFonts w:ascii="Times New Roman" w:hAnsi="Times New Roman"/>
          <w:b w:val="0"/>
          <w:sz w:val="22"/>
          <w:szCs w:val="22"/>
        </w:rPr>
      </w:pPr>
      <w:r w:rsidRPr="009E138B">
        <w:rPr>
          <w:rFonts w:ascii="Times New Roman" w:hAnsi="Times New Roman"/>
          <w:b w:val="0"/>
          <w:sz w:val="22"/>
          <w:szCs w:val="22"/>
        </w:rPr>
        <w:t>Simple operations &amp; dot(.) modifier</w:t>
      </w:r>
    </w:p>
    <w:tbl>
      <w:tblPr>
        <w:tblStyle w:val="a8"/>
        <w:tblW w:w="0" w:type="auto"/>
        <w:tblInd w:w="817" w:type="dxa"/>
        <w:tblLook w:val="04A0" w:firstRow="1" w:lastRow="0" w:firstColumn="1" w:lastColumn="0" w:noHBand="0" w:noVBand="1"/>
      </w:tblPr>
      <w:tblGrid>
        <w:gridCol w:w="8199"/>
      </w:tblGrid>
      <w:tr w:rsidR="009C7471" w:rsidRPr="009E138B" w14:paraId="4027ECEB" w14:textId="77777777" w:rsidTr="005202C1">
        <w:tc>
          <w:tcPr>
            <w:tcW w:w="8451" w:type="dxa"/>
            <w:shd w:val="clear" w:color="auto" w:fill="F2F2F2" w:themeFill="background1" w:themeFillShade="F2"/>
          </w:tcPr>
          <w:p w14:paraId="24475840" w14:textId="77777777" w:rsidR="009C7471" w:rsidRPr="009E138B" w:rsidRDefault="009C7471" w:rsidP="005202C1">
            <w:pPr>
              <w:pStyle w:val="StyleHeading2Bold"/>
              <w:tabs>
                <w:tab w:val="left" w:pos="1988"/>
              </w:tabs>
              <w:ind w:left="567" w:hanging="567"/>
              <w:rPr>
                <w:rFonts w:ascii="Times New Roman" w:hAnsi="Times New Roman"/>
                <w:b w:val="0"/>
                <w:sz w:val="22"/>
                <w:szCs w:val="22"/>
              </w:rPr>
            </w:pPr>
            <w:r w:rsidRPr="009E138B">
              <w:rPr>
                <w:rFonts w:ascii="Times New Roman" w:hAnsi="Times New Roman"/>
                <w:b w:val="0"/>
                <w:sz w:val="22"/>
                <w:szCs w:val="22"/>
              </w:rPr>
              <w:t>a = [1 2 3 4]';</w:t>
            </w:r>
            <w:r w:rsidRPr="009E138B">
              <w:rPr>
                <w:rFonts w:ascii="Times New Roman" w:hAnsi="Times New Roman"/>
                <w:b w:val="0"/>
                <w:sz w:val="22"/>
                <w:szCs w:val="22"/>
              </w:rPr>
              <w:tab/>
              <w:t>% A column vector</w:t>
            </w:r>
          </w:p>
          <w:p w14:paraId="60115CCD" w14:textId="77777777" w:rsidR="009C7471" w:rsidRPr="009E138B" w:rsidRDefault="009C7471" w:rsidP="005202C1">
            <w:pPr>
              <w:pStyle w:val="StyleHeading2Bold"/>
              <w:tabs>
                <w:tab w:val="left" w:pos="1988"/>
              </w:tabs>
              <w:ind w:left="567" w:hanging="567"/>
              <w:rPr>
                <w:rFonts w:ascii="Times New Roman" w:hAnsi="Times New Roman"/>
                <w:b w:val="0"/>
                <w:sz w:val="22"/>
                <w:szCs w:val="22"/>
              </w:rPr>
            </w:pPr>
            <w:r w:rsidRPr="009E138B">
              <w:rPr>
                <w:rFonts w:ascii="Times New Roman" w:hAnsi="Times New Roman"/>
                <w:b w:val="0"/>
                <w:sz w:val="22"/>
                <w:szCs w:val="22"/>
              </w:rPr>
              <w:t>2 * a</w:t>
            </w:r>
            <w:r w:rsidRPr="009E138B">
              <w:rPr>
                <w:rFonts w:ascii="Times New Roman" w:hAnsi="Times New Roman"/>
                <w:b w:val="0"/>
                <w:sz w:val="22"/>
                <w:szCs w:val="22"/>
              </w:rPr>
              <w:tab/>
            </w:r>
            <w:r w:rsidRPr="009E138B">
              <w:rPr>
                <w:rFonts w:ascii="Times New Roman" w:hAnsi="Times New Roman"/>
                <w:b w:val="0"/>
                <w:sz w:val="22"/>
                <w:szCs w:val="22"/>
              </w:rPr>
              <w:tab/>
              <w:t>% Scalar multiplication</w:t>
            </w:r>
          </w:p>
          <w:p w14:paraId="1521FE3D" w14:textId="77777777" w:rsidR="009C7471" w:rsidRPr="009E138B" w:rsidRDefault="009C7471" w:rsidP="005202C1">
            <w:pPr>
              <w:pStyle w:val="StyleHeading2Bold"/>
              <w:tabs>
                <w:tab w:val="left" w:pos="1988"/>
              </w:tabs>
              <w:ind w:left="567" w:hanging="567"/>
              <w:rPr>
                <w:rFonts w:ascii="Times New Roman" w:hAnsi="Times New Roman"/>
                <w:b w:val="0"/>
                <w:sz w:val="22"/>
                <w:szCs w:val="22"/>
              </w:rPr>
            </w:pPr>
            <w:r w:rsidRPr="009E138B">
              <w:rPr>
                <w:rFonts w:ascii="Times New Roman" w:hAnsi="Times New Roman"/>
                <w:b w:val="0"/>
                <w:sz w:val="22"/>
                <w:szCs w:val="22"/>
              </w:rPr>
              <w:t>a / 4</w:t>
            </w:r>
            <w:r w:rsidRPr="009E138B">
              <w:rPr>
                <w:rFonts w:ascii="Times New Roman" w:hAnsi="Times New Roman"/>
                <w:b w:val="0"/>
                <w:sz w:val="22"/>
                <w:szCs w:val="22"/>
              </w:rPr>
              <w:tab/>
            </w:r>
            <w:r w:rsidRPr="009E138B">
              <w:rPr>
                <w:rFonts w:ascii="Times New Roman" w:hAnsi="Times New Roman"/>
                <w:b w:val="0"/>
                <w:sz w:val="22"/>
                <w:szCs w:val="22"/>
              </w:rPr>
              <w:tab/>
              <w:t>% Scalar division</w:t>
            </w:r>
          </w:p>
          <w:p w14:paraId="542334DD" w14:textId="77777777" w:rsidR="009C7471" w:rsidRPr="009E138B" w:rsidRDefault="009C7471" w:rsidP="005202C1">
            <w:pPr>
              <w:pStyle w:val="StyleHeading2Bold"/>
              <w:tabs>
                <w:tab w:val="left" w:pos="1988"/>
              </w:tabs>
              <w:ind w:left="567" w:hanging="567"/>
              <w:rPr>
                <w:rFonts w:ascii="Times New Roman" w:hAnsi="Times New Roman"/>
                <w:b w:val="0"/>
                <w:sz w:val="22"/>
                <w:szCs w:val="22"/>
              </w:rPr>
            </w:pPr>
            <w:r w:rsidRPr="009E138B">
              <w:rPr>
                <w:rFonts w:ascii="Times New Roman" w:hAnsi="Times New Roman"/>
                <w:b w:val="0"/>
                <w:sz w:val="22"/>
                <w:szCs w:val="22"/>
              </w:rPr>
              <w:t>b = [5 6 7 8]';</w:t>
            </w:r>
            <w:r w:rsidRPr="009E138B">
              <w:rPr>
                <w:rFonts w:ascii="Times New Roman" w:hAnsi="Times New Roman"/>
                <w:b w:val="0"/>
                <w:sz w:val="22"/>
                <w:szCs w:val="22"/>
              </w:rPr>
              <w:tab/>
              <w:t>% Another column vector</w:t>
            </w:r>
          </w:p>
          <w:p w14:paraId="65AFDFCB" w14:textId="77777777" w:rsidR="009C7471" w:rsidRPr="009E138B" w:rsidRDefault="009C7471" w:rsidP="005202C1">
            <w:pPr>
              <w:pStyle w:val="StyleHeading2Bold"/>
              <w:tabs>
                <w:tab w:val="left" w:pos="1988"/>
              </w:tabs>
              <w:ind w:left="567" w:hanging="567"/>
              <w:rPr>
                <w:rFonts w:ascii="Times New Roman" w:hAnsi="Times New Roman"/>
                <w:b w:val="0"/>
                <w:sz w:val="22"/>
                <w:szCs w:val="22"/>
              </w:rPr>
            </w:pPr>
            <w:r w:rsidRPr="009E138B">
              <w:rPr>
                <w:rFonts w:ascii="Times New Roman" w:hAnsi="Times New Roman"/>
                <w:b w:val="0"/>
                <w:sz w:val="22"/>
                <w:szCs w:val="22"/>
              </w:rPr>
              <w:t>a + b</w:t>
            </w:r>
            <w:r w:rsidRPr="009E138B">
              <w:rPr>
                <w:rFonts w:ascii="Times New Roman" w:hAnsi="Times New Roman"/>
                <w:b w:val="0"/>
                <w:sz w:val="22"/>
                <w:szCs w:val="22"/>
              </w:rPr>
              <w:tab/>
            </w:r>
            <w:r w:rsidRPr="009E138B">
              <w:rPr>
                <w:rFonts w:ascii="Times New Roman" w:hAnsi="Times New Roman"/>
                <w:b w:val="0"/>
                <w:sz w:val="22"/>
                <w:szCs w:val="22"/>
              </w:rPr>
              <w:tab/>
              <w:t>% Vector addition</w:t>
            </w:r>
          </w:p>
          <w:p w14:paraId="272962F6" w14:textId="77777777" w:rsidR="009C7471" w:rsidRPr="009E138B" w:rsidRDefault="009C7471" w:rsidP="005202C1">
            <w:pPr>
              <w:pStyle w:val="StyleHeading2Bold"/>
              <w:tabs>
                <w:tab w:val="left" w:pos="1988"/>
              </w:tabs>
              <w:ind w:left="567" w:hanging="567"/>
              <w:rPr>
                <w:rFonts w:ascii="Times New Roman" w:hAnsi="Times New Roman"/>
                <w:b w:val="0"/>
                <w:sz w:val="22"/>
                <w:szCs w:val="22"/>
              </w:rPr>
            </w:pPr>
            <w:r w:rsidRPr="009E138B">
              <w:rPr>
                <w:rFonts w:ascii="Times New Roman" w:hAnsi="Times New Roman"/>
                <w:b w:val="0"/>
                <w:sz w:val="22"/>
                <w:szCs w:val="22"/>
              </w:rPr>
              <w:t>a – b</w:t>
            </w:r>
            <w:r w:rsidRPr="009E138B">
              <w:rPr>
                <w:rFonts w:ascii="Times New Roman" w:hAnsi="Times New Roman"/>
                <w:b w:val="0"/>
                <w:sz w:val="22"/>
                <w:szCs w:val="22"/>
              </w:rPr>
              <w:tab/>
            </w:r>
            <w:r w:rsidRPr="009E138B">
              <w:rPr>
                <w:rFonts w:ascii="Times New Roman" w:hAnsi="Times New Roman"/>
                <w:b w:val="0"/>
                <w:sz w:val="22"/>
                <w:szCs w:val="22"/>
              </w:rPr>
              <w:tab/>
              <w:t>% Vector subtraction</w:t>
            </w:r>
          </w:p>
          <w:p w14:paraId="79C646A3" w14:textId="77777777" w:rsidR="009C7471" w:rsidRPr="009E138B" w:rsidRDefault="009C7471" w:rsidP="005202C1">
            <w:pPr>
              <w:pStyle w:val="StyleHeading2Bold"/>
              <w:tabs>
                <w:tab w:val="left" w:pos="1988"/>
              </w:tabs>
              <w:ind w:left="567" w:hanging="567"/>
              <w:rPr>
                <w:rFonts w:ascii="Times New Roman" w:hAnsi="Times New Roman"/>
                <w:b w:val="0"/>
                <w:sz w:val="22"/>
                <w:szCs w:val="22"/>
              </w:rPr>
            </w:pPr>
            <w:r w:rsidRPr="009E138B">
              <w:rPr>
                <w:rFonts w:ascii="Times New Roman" w:hAnsi="Times New Roman"/>
                <w:b w:val="0"/>
                <w:sz w:val="22"/>
                <w:szCs w:val="22"/>
              </w:rPr>
              <w:t>a .^ 2</w:t>
            </w:r>
            <w:r w:rsidRPr="009E138B">
              <w:rPr>
                <w:rFonts w:ascii="Times New Roman" w:hAnsi="Times New Roman"/>
                <w:b w:val="0"/>
                <w:sz w:val="22"/>
                <w:szCs w:val="22"/>
              </w:rPr>
              <w:tab/>
            </w:r>
            <w:r w:rsidRPr="009E138B">
              <w:rPr>
                <w:rFonts w:ascii="Times New Roman" w:hAnsi="Times New Roman"/>
                <w:b w:val="0"/>
                <w:sz w:val="22"/>
                <w:szCs w:val="22"/>
              </w:rPr>
              <w:tab/>
              <w:t>% Element-wise squaring (note the ".")</w:t>
            </w:r>
          </w:p>
          <w:p w14:paraId="4690E229" w14:textId="77777777" w:rsidR="009C7471" w:rsidRPr="009E138B" w:rsidRDefault="009C7471" w:rsidP="005202C1">
            <w:pPr>
              <w:pStyle w:val="StyleHeading2Bold"/>
              <w:tabs>
                <w:tab w:val="left" w:pos="1988"/>
              </w:tabs>
              <w:ind w:left="567" w:hanging="567"/>
              <w:rPr>
                <w:rFonts w:ascii="Times New Roman" w:hAnsi="Times New Roman"/>
                <w:b w:val="0"/>
                <w:sz w:val="22"/>
                <w:szCs w:val="22"/>
              </w:rPr>
            </w:pPr>
            <w:r w:rsidRPr="009E138B">
              <w:rPr>
                <w:rFonts w:ascii="Times New Roman" w:hAnsi="Times New Roman"/>
                <w:b w:val="0"/>
                <w:sz w:val="22"/>
                <w:szCs w:val="22"/>
              </w:rPr>
              <w:t>a .* b</w:t>
            </w:r>
            <w:r w:rsidRPr="009E138B">
              <w:rPr>
                <w:rFonts w:ascii="Times New Roman" w:hAnsi="Times New Roman"/>
                <w:b w:val="0"/>
                <w:sz w:val="22"/>
                <w:szCs w:val="22"/>
              </w:rPr>
              <w:tab/>
            </w:r>
            <w:r w:rsidRPr="009E138B">
              <w:rPr>
                <w:rFonts w:ascii="Times New Roman" w:hAnsi="Times New Roman"/>
                <w:b w:val="0"/>
                <w:sz w:val="22"/>
                <w:szCs w:val="22"/>
              </w:rPr>
              <w:tab/>
              <w:t>% Element-wise multiplication (note the ".")</w:t>
            </w:r>
          </w:p>
          <w:p w14:paraId="3F411DFB" w14:textId="77777777" w:rsidR="009C7471" w:rsidRPr="009E138B" w:rsidRDefault="009C7471" w:rsidP="005202C1">
            <w:pPr>
              <w:pStyle w:val="StyleHeading2Bold"/>
              <w:tabs>
                <w:tab w:val="left" w:pos="1988"/>
              </w:tabs>
              <w:rPr>
                <w:rFonts w:ascii="Times New Roman" w:hAnsi="Times New Roman"/>
                <w:b w:val="0"/>
                <w:sz w:val="22"/>
                <w:szCs w:val="22"/>
              </w:rPr>
            </w:pPr>
            <w:r w:rsidRPr="009E138B">
              <w:rPr>
                <w:rFonts w:ascii="Times New Roman" w:hAnsi="Times New Roman"/>
                <w:b w:val="0"/>
                <w:sz w:val="22"/>
                <w:szCs w:val="22"/>
              </w:rPr>
              <w:t>a ./ b</w:t>
            </w:r>
            <w:r w:rsidRPr="009E138B">
              <w:rPr>
                <w:rFonts w:ascii="Times New Roman" w:hAnsi="Times New Roman"/>
                <w:b w:val="0"/>
                <w:sz w:val="22"/>
                <w:szCs w:val="22"/>
              </w:rPr>
              <w:tab/>
              <w:t>% Element-wise division (note the ".")</w:t>
            </w:r>
          </w:p>
        </w:tc>
      </w:tr>
    </w:tbl>
    <w:p w14:paraId="56B8B8D4" w14:textId="77777777" w:rsidR="009C7471" w:rsidRPr="009E138B" w:rsidRDefault="009C7471" w:rsidP="009C7471">
      <w:pPr>
        <w:pStyle w:val="StyleHeading2Bold"/>
        <w:rPr>
          <w:rFonts w:ascii="Times New Roman" w:hAnsi="Times New Roman"/>
          <w:b w:val="0"/>
          <w:sz w:val="22"/>
          <w:szCs w:val="22"/>
        </w:rPr>
      </w:pPr>
      <w:r w:rsidRPr="009E138B">
        <w:rPr>
          <w:rFonts w:ascii="Times New Roman" w:hAnsi="Times New Roman"/>
          <w:b w:val="0"/>
          <w:sz w:val="22"/>
          <w:szCs w:val="22"/>
        </w:rPr>
        <w:br/>
      </w:r>
      <w:r w:rsidRPr="009E138B">
        <w:rPr>
          <w:rFonts w:ascii="Times New Roman" w:hAnsi="Times New Roman"/>
          <w:b w:val="0"/>
          <w:sz w:val="22"/>
          <w:szCs w:val="22"/>
        </w:rPr>
        <w:br/>
      </w:r>
    </w:p>
    <w:p w14:paraId="07978578" w14:textId="77777777" w:rsidR="009C7471" w:rsidRPr="009E138B" w:rsidRDefault="009C7471" w:rsidP="009C7471">
      <w:pPr>
        <w:pStyle w:val="StyleHeading2Bold"/>
        <w:numPr>
          <w:ilvl w:val="2"/>
          <w:numId w:val="7"/>
        </w:numPr>
        <w:rPr>
          <w:rFonts w:ascii="Times New Roman" w:hAnsi="Times New Roman"/>
          <w:b w:val="0"/>
          <w:sz w:val="22"/>
          <w:szCs w:val="22"/>
        </w:rPr>
      </w:pPr>
      <w:r w:rsidRPr="009E138B">
        <w:rPr>
          <w:rFonts w:ascii="Times New Roman" w:hAnsi="Times New Roman"/>
          <w:b w:val="0"/>
          <w:sz w:val="22"/>
          <w:szCs w:val="22"/>
        </w:rPr>
        <w:t>Handling Scripts</w:t>
      </w:r>
    </w:p>
    <w:p w14:paraId="5AE80803" w14:textId="77777777" w:rsidR="009C7471" w:rsidRPr="009E138B" w:rsidRDefault="009C7471" w:rsidP="00961A8B">
      <w:pPr>
        <w:pStyle w:val="StyleHeading2Bold"/>
        <w:ind w:firstLine="221"/>
        <w:rPr>
          <w:rFonts w:ascii="Times New Roman" w:hAnsi="Times New Roman"/>
          <w:b w:val="0"/>
          <w:sz w:val="22"/>
          <w:szCs w:val="22"/>
        </w:rPr>
      </w:pPr>
      <w:r w:rsidRPr="009E138B">
        <w:rPr>
          <w:rFonts w:ascii="Times New Roman" w:hAnsi="Times New Roman"/>
          <w:b w:val="0"/>
          <w:sz w:val="22"/>
          <w:szCs w:val="22"/>
        </w:rPr>
        <w:t>Re-entering the same program (set of instructions) multiple times is wasteful and Script (M-Files) are enables to record MATLAB scripts. Basic approach for using M-Files is as follows:</w:t>
      </w:r>
    </w:p>
    <w:p w14:paraId="12883681" w14:textId="77777777" w:rsidR="009C7471" w:rsidRPr="009E138B" w:rsidRDefault="009C7471" w:rsidP="009C7471">
      <w:pPr>
        <w:pStyle w:val="StyleHeading2Bold"/>
        <w:ind w:left="567"/>
        <w:rPr>
          <w:rFonts w:ascii="Times New Roman" w:hAnsi="Times New Roman"/>
          <w:b w:val="0"/>
          <w:sz w:val="22"/>
          <w:szCs w:val="22"/>
        </w:rPr>
      </w:pPr>
      <w:r w:rsidRPr="009E138B">
        <w:rPr>
          <w:rFonts w:ascii="Times New Roman" w:hAnsi="Times New Roman"/>
          <w:b w:val="0"/>
          <w:sz w:val="22"/>
          <w:szCs w:val="22"/>
        </w:rPr>
        <w:t>1.</w:t>
      </w:r>
      <w:r w:rsidRPr="009E138B">
        <w:rPr>
          <w:rFonts w:ascii="Times New Roman" w:hAnsi="Times New Roman"/>
          <w:b w:val="0"/>
          <w:sz w:val="22"/>
          <w:szCs w:val="22"/>
        </w:rPr>
        <w:tab/>
        <w:t>Create m-file with a text editor (or Matlab's built-in Script editor).</w:t>
      </w:r>
    </w:p>
    <w:p w14:paraId="0E9FBD6C" w14:textId="77777777" w:rsidR="009C7471" w:rsidRPr="009E138B" w:rsidRDefault="009C7471" w:rsidP="009C7471">
      <w:pPr>
        <w:pStyle w:val="StyleHeading2Bold"/>
        <w:ind w:left="567"/>
        <w:rPr>
          <w:rFonts w:ascii="Times New Roman" w:hAnsi="Times New Roman"/>
          <w:b w:val="0"/>
          <w:sz w:val="22"/>
          <w:szCs w:val="22"/>
        </w:rPr>
      </w:pPr>
      <w:r w:rsidRPr="009E138B">
        <w:rPr>
          <w:rFonts w:ascii="Times New Roman" w:hAnsi="Times New Roman"/>
          <w:b w:val="0"/>
          <w:sz w:val="22"/>
          <w:szCs w:val="22"/>
        </w:rPr>
        <w:t>2.</w:t>
      </w:r>
      <w:r w:rsidRPr="009E138B">
        <w:rPr>
          <w:rFonts w:ascii="Times New Roman" w:hAnsi="Times New Roman"/>
          <w:b w:val="0"/>
          <w:sz w:val="22"/>
          <w:szCs w:val="22"/>
        </w:rPr>
        <w:tab/>
        <w:t>In Matlab command window enter name of script file</w:t>
      </w:r>
    </w:p>
    <w:p w14:paraId="21328172" w14:textId="77777777" w:rsidR="009C7471" w:rsidRPr="009E138B" w:rsidRDefault="009C7471" w:rsidP="009C7471">
      <w:pPr>
        <w:pStyle w:val="StyleHeading2Bold"/>
        <w:ind w:left="567" w:firstLine="233"/>
        <w:rPr>
          <w:rFonts w:ascii="Times New Roman" w:hAnsi="Times New Roman"/>
          <w:b w:val="0"/>
          <w:sz w:val="22"/>
          <w:szCs w:val="22"/>
        </w:rPr>
      </w:pPr>
      <w:r w:rsidRPr="009E138B">
        <w:rPr>
          <w:rFonts w:ascii="Times New Roman" w:hAnsi="Times New Roman"/>
          <w:b w:val="0"/>
          <w:sz w:val="22"/>
          <w:szCs w:val="22"/>
        </w:rPr>
        <w:t>(e.g., if file called example1.m then enter example1) to run it.</w:t>
      </w:r>
    </w:p>
    <w:p w14:paraId="299CC882" w14:textId="77777777" w:rsidR="009C7471" w:rsidRPr="009E138B" w:rsidRDefault="009C7471" w:rsidP="009C7471">
      <w:pPr>
        <w:pStyle w:val="StyleHeading2Bold"/>
        <w:ind w:left="567"/>
        <w:rPr>
          <w:rFonts w:ascii="Times New Roman" w:hAnsi="Times New Roman"/>
          <w:b w:val="0"/>
          <w:sz w:val="22"/>
          <w:szCs w:val="22"/>
        </w:rPr>
      </w:pPr>
      <w:r w:rsidRPr="009E138B">
        <w:rPr>
          <w:rFonts w:ascii="Times New Roman" w:hAnsi="Times New Roman"/>
          <w:b w:val="0"/>
          <w:sz w:val="22"/>
          <w:szCs w:val="22"/>
        </w:rPr>
        <w:t>3.</w:t>
      </w:r>
      <w:r w:rsidRPr="009E138B">
        <w:rPr>
          <w:rFonts w:ascii="Times New Roman" w:hAnsi="Times New Roman"/>
          <w:b w:val="0"/>
          <w:sz w:val="22"/>
          <w:szCs w:val="22"/>
        </w:rPr>
        <w:tab/>
        <w:t>While still errors in the script</w:t>
      </w:r>
    </w:p>
    <w:p w14:paraId="7EC4F1BF" w14:textId="77777777" w:rsidR="009C7471" w:rsidRPr="009E138B" w:rsidRDefault="009C7471" w:rsidP="009C7471">
      <w:pPr>
        <w:pStyle w:val="StyleHeading2Bold"/>
        <w:ind w:left="567" w:firstLine="233"/>
        <w:rPr>
          <w:rFonts w:ascii="Times New Roman" w:hAnsi="Times New Roman"/>
          <w:b w:val="0"/>
          <w:sz w:val="22"/>
          <w:szCs w:val="22"/>
        </w:rPr>
      </w:pPr>
      <w:r w:rsidRPr="009E138B">
        <w:rPr>
          <w:rFonts w:ascii="Times New Roman" w:hAnsi="Times New Roman"/>
          <w:b w:val="0"/>
          <w:sz w:val="22"/>
          <w:szCs w:val="22"/>
        </w:rPr>
        <w:t xml:space="preserve">3.1 Modify &amp; save script using editor </w:t>
      </w:r>
    </w:p>
    <w:p w14:paraId="647B3A60" w14:textId="77777777" w:rsidR="009C7471" w:rsidRPr="009E138B" w:rsidRDefault="009C7471" w:rsidP="009C7471">
      <w:pPr>
        <w:pStyle w:val="StyleHeading2Bold"/>
        <w:ind w:firstLine="800"/>
        <w:rPr>
          <w:rFonts w:ascii="Times New Roman" w:hAnsi="Times New Roman"/>
          <w:b w:val="0"/>
          <w:sz w:val="22"/>
          <w:szCs w:val="22"/>
        </w:rPr>
      </w:pPr>
      <w:r w:rsidRPr="009E138B">
        <w:rPr>
          <w:rFonts w:ascii="Times New Roman" w:hAnsi="Times New Roman"/>
          <w:b w:val="0"/>
          <w:sz w:val="22"/>
          <w:szCs w:val="22"/>
        </w:rPr>
        <w:t>3.2 Rerun script in Matlab</w:t>
      </w:r>
    </w:p>
    <w:p w14:paraId="667B56CE" w14:textId="77777777" w:rsidR="009C7471" w:rsidRPr="009E138B" w:rsidRDefault="009C7471" w:rsidP="009C7471">
      <w:pPr>
        <w:pStyle w:val="StyleHeading2Bold"/>
        <w:rPr>
          <w:rFonts w:ascii="Times New Roman" w:hAnsi="Times New Roman"/>
          <w:b w:val="0"/>
          <w:sz w:val="22"/>
          <w:szCs w:val="22"/>
        </w:rPr>
      </w:pPr>
      <w:r w:rsidRPr="009E138B">
        <w:rPr>
          <w:rFonts w:ascii="Times New Roman" w:hAnsi="Times New Roman"/>
          <w:b w:val="0"/>
          <w:sz w:val="22"/>
          <w:szCs w:val="22"/>
        </w:rPr>
        <w:t>M-files (scripts) must all have the suffix ".m". When a script name is entered, Matlab looks for a file of that name.</w:t>
      </w:r>
    </w:p>
    <w:tbl>
      <w:tblPr>
        <w:tblStyle w:val="a8"/>
        <w:tblW w:w="0" w:type="auto"/>
        <w:tblInd w:w="817" w:type="dxa"/>
        <w:tblLook w:val="04A0" w:firstRow="1" w:lastRow="0" w:firstColumn="1" w:lastColumn="0" w:noHBand="0" w:noVBand="1"/>
      </w:tblPr>
      <w:tblGrid>
        <w:gridCol w:w="8199"/>
      </w:tblGrid>
      <w:tr w:rsidR="009C7471" w:rsidRPr="009E138B" w14:paraId="051B9314" w14:textId="77777777" w:rsidTr="005202C1">
        <w:tc>
          <w:tcPr>
            <w:tcW w:w="8451" w:type="dxa"/>
            <w:shd w:val="clear" w:color="auto" w:fill="F2F2F2" w:themeFill="background1" w:themeFillShade="F2"/>
          </w:tcPr>
          <w:p w14:paraId="24BE0630" w14:textId="77777777" w:rsidR="009C7471" w:rsidRPr="009E138B" w:rsidRDefault="009C7471" w:rsidP="005202C1">
            <w:pPr>
              <w:pStyle w:val="StyleHeading2Bold"/>
              <w:ind w:left="567" w:hanging="567"/>
              <w:rPr>
                <w:rFonts w:ascii="Times New Roman" w:hAnsi="Times New Roman"/>
                <w:b w:val="0"/>
                <w:sz w:val="22"/>
                <w:szCs w:val="22"/>
              </w:rPr>
            </w:pPr>
            <w:r w:rsidRPr="009E138B">
              <w:rPr>
                <w:rFonts w:ascii="Times New Roman" w:hAnsi="Times New Roman"/>
                <w:b w:val="0"/>
                <w:sz w:val="22"/>
                <w:szCs w:val="22"/>
              </w:rPr>
              <w:t>e.g.,  &gt;&gt; amoeba</w:t>
            </w:r>
          </w:p>
          <w:p w14:paraId="290021C0" w14:textId="77777777" w:rsidR="009C7471" w:rsidRPr="009E138B" w:rsidRDefault="009C7471" w:rsidP="005202C1">
            <w:pPr>
              <w:pStyle w:val="StyleHeading2Bold"/>
              <w:rPr>
                <w:rFonts w:ascii="Times New Roman" w:hAnsi="Times New Roman"/>
                <w:b w:val="0"/>
                <w:sz w:val="22"/>
                <w:szCs w:val="22"/>
              </w:rPr>
            </w:pPr>
            <w:r w:rsidRPr="009E138B">
              <w:rPr>
                <w:rFonts w:ascii="Times New Roman" w:hAnsi="Times New Roman"/>
                <w:b w:val="0"/>
                <w:sz w:val="22"/>
                <w:szCs w:val="22"/>
              </w:rPr>
              <w:t xml:space="preserve">  Matlab searches for a file called amoeba.m</w:t>
            </w:r>
          </w:p>
        </w:tc>
      </w:tr>
    </w:tbl>
    <w:p w14:paraId="0DE60EF4" w14:textId="77777777" w:rsidR="009C7471" w:rsidRPr="009E138B" w:rsidRDefault="009C7471" w:rsidP="009C7471">
      <w:pPr>
        <w:pStyle w:val="NumberArb"/>
        <w:numPr>
          <w:ilvl w:val="0"/>
          <w:numId w:val="0"/>
        </w:numPr>
        <w:rPr>
          <w:sz w:val="22"/>
          <w:szCs w:val="22"/>
        </w:rPr>
      </w:pPr>
    </w:p>
    <w:p w14:paraId="4DD87251" w14:textId="77777777" w:rsidR="009C7471" w:rsidRPr="009E138B" w:rsidRDefault="009C7471" w:rsidP="009C7471">
      <w:pPr>
        <w:pStyle w:val="NumberArb"/>
        <w:numPr>
          <w:ilvl w:val="0"/>
          <w:numId w:val="0"/>
        </w:numPr>
        <w:rPr>
          <w:sz w:val="22"/>
          <w:szCs w:val="22"/>
        </w:rPr>
      </w:pPr>
    </w:p>
    <w:p w14:paraId="03A678CD" w14:textId="77777777" w:rsidR="009C7471" w:rsidRPr="009E138B" w:rsidRDefault="009C7471" w:rsidP="009C7471">
      <w:pPr>
        <w:pStyle w:val="NumberArb"/>
        <w:numPr>
          <w:ilvl w:val="0"/>
          <w:numId w:val="0"/>
        </w:numPr>
        <w:rPr>
          <w:sz w:val="22"/>
          <w:szCs w:val="22"/>
        </w:rPr>
      </w:pPr>
    </w:p>
    <w:p w14:paraId="24750F1D" w14:textId="77777777" w:rsidR="009C7471" w:rsidRPr="009E138B" w:rsidRDefault="009C7471" w:rsidP="009E138B">
      <w:pPr>
        <w:pStyle w:val="StyleHeading1Bold"/>
      </w:pPr>
      <w:r w:rsidRPr="009E138B">
        <w:t>Prelab activities</w:t>
      </w:r>
    </w:p>
    <w:p w14:paraId="39E7AF60" w14:textId="77777777" w:rsidR="009E138B" w:rsidRPr="009E138B" w:rsidRDefault="009E138B" w:rsidP="009E138B">
      <w:pPr>
        <w:pStyle w:val="StyleHeading2Bold"/>
        <w:numPr>
          <w:ilvl w:val="1"/>
          <w:numId w:val="10"/>
        </w:numPr>
        <w:rPr>
          <w:rFonts w:ascii="Times New Roman" w:hAnsi="Times New Roman"/>
          <w:b w:val="0"/>
          <w:sz w:val="22"/>
          <w:szCs w:val="22"/>
        </w:rPr>
      </w:pPr>
      <w:r w:rsidRPr="009E138B">
        <w:rPr>
          <w:rFonts w:ascii="Times New Roman" w:hAnsi="Times New Roman"/>
          <w:b w:val="0"/>
          <w:sz w:val="22"/>
          <w:szCs w:val="22"/>
        </w:rPr>
        <w:t>Explain about pros and cons of the microarray technology.</w:t>
      </w:r>
    </w:p>
    <w:p w14:paraId="083FD590" w14:textId="77777777" w:rsidR="009E138B" w:rsidRPr="009E138B" w:rsidRDefault="009E138B" w:rsidP="009E138B">
      <w:pPr>
        <w:pStyle w:val="StyleHeading2Bold"/>
        <w:ind w:left="360"/>
        <w:rPr>
          <w:rFonts w:ascii="Times New Roman" w:hAnsi="Times New Roman"/>
          <w:b w:val="0"/>
          <w:sz w:val="22"/>
          <w:szCs w:val="22"/>
        </w:rPr>
      </w:pPr>
    </w:p>
    <w:p w14:paraId="13F0A711" w14:textId="77777777" w:rsidR="009E138B" w:rsidRDefault="009E138B" w:rsidP="009E138B">
      <w:pPr>
        <w:pStyle w:val="StyleHeading2Bold"/>
        <w:numPr>
          <w:ilvl w:val="1"/>
          <w:numId w:val="10"/>
        </w:numPr>
        <w:rPr>
          <w:rFonts w:ascii="Times New Roman" w:hAnsi="Times New Roman"/>
          <w:b w:val="0"/>
          <w:sz w:val="22"/>
          <w:szCs w:val="22"/>
        </w:rPr>
      </w:pPr>
      <w:r w:rsidRPr="009E138B">
        <w:rPr>
          <w:rFonts w:ascii="Times New Roman" w:hAnsi="Times New Roman"/>
          <w:b w:val="0"/>
          <w:sz w:val="22"/>
          <w:szCs w:val="22"/>
        </w:rPr>
        <w:t xml:space="preserve"> What is the purpose of the microarray data preprocessing?</w:t>
      </w:r>
      <w:r>
        <w:rPr>
          <w:rFonts w:ascii="Times New Roman" w:hAnsi="Times New Roman"/>
          <w:b w:val="0"/>
          <w:sz w:val="22"/>
          <w:szCs w:val="22"/>
        </w:rPr>
        <w:t xml:space="preserve"> </w:t>
      </w:r>
      <w:r w:rsidRPr="009E138B">
        <w:rPr>
          <w:rFonts w:ascii="Times New Roman" w:hAnsi="Times New Roman"/>
          <w:b w:val="0"/>
          <w:sz w:val="22"/>
          <w:szCs w:val="22"/>
        </w:rPr>
        <w:t>Explain</w:t>
      </w:r>
      <w:r>
        <w:rPr>
          <w:rFonts w:ascii="Times New Roman" w:hAnsi="Times New Roman"/>
          <w:b w:val="0"/>
          <w:sz w:val="22"/>
          <w:szCs w:val="22"/>
        </w:rPr>
        <w:t xml:space="preserve"> </w:t>
      </w:r>
      <w:r w:rsidRPr="009E138B">
        <w:rPr>
          <w:rFonts w:ascii="Times New Roman" w:hAnsi="Times New Roman"/>
          <w:b w:val="0"/>
          <w:sz w:val="22"/>
          <w:szCs w:val="22"/>
        </w:rPr>
        <w:t>how the microarray expression data are processed from the raw images.</w:t>
      </w:r>
    </w:p>
    <w:p w14:paraId="12460208" w14:textId="77777777" w:rsidR="009E138B" w:rsidRDefault="009E138B" w:rsidP="009E138B">
      <w:pPr>
        <w:pStyle w:val="a3"/>
        <w:rPr>
          <w:rFonts w:ascii="Times New Roman" w:hAnsi="Times New Roman"/>
          <w:b/>
          <w:sz w:val="22"/>
        </w:rPr>
      </w:pPr>
    </w:p>
    <w:p w14:paraId="22C8B1FE" w14:textId="77777777" w:rsidR="009E138B" w:rsidRPr="009E138B" w:rsidRDefault="009E138B" w:rsidP="009E138B">
      <w:pPr>
        <w:pStyle w:val="StyleHeading2Bold"/>
        <w:numPr>
          <w:ilvl w:val="1"/>
          <w:numId w:val="10"/>
        </w:numPr>
        <w:rPr>
          <w:rFonts w:ascii="Times New Roman" w:hAnsi="Times New Roman"/>
          <w:b w:val="0"/>
          <w:sz w:val="22"/>
          <w:szCs w:val="22"/>
        </w:rPr>
      </w:pPr>
      <w:r w:rsidRPr="009E138B">
        <w:rPr>
          <w:rFonts w:ascii="Times New Roman" w:hAnsi="Times New Roman"/>
          <w:b w:val="0"/>
          <w:sz w:val="22"/>
        </w:rPr>
        <w:t>Answer the following questions about quantile normalization</w:t>
      </w:r>
    </w:p>
    <w:p w14:paraId="086122E3" w14:textId="77777777" w:rsidR="009E138B" w:rsidRPr="009E138B" w:rsidRDefault="009E138B" w:rsidP="009E138B">
      <w:pPr>
        <w:pStyle w:val="NumberArb"/>
        <w:numPr>
          <w:ilvl w:val="0"/>
          <w:numId w:val="0"/>
        </w:numPr>
        <w:rPr>
          <w:sz w:val="22"/>
          <w:szCs w:val="22"/>
        </w:rPr>
      </w:pPr>
      <w:r w:rsidRPr="009E138B">
        <w:rPr>
          <w:sz w:val="22"/>
          <w:szCs w:val="22"/>
        </w:rPr>
        <w:t xml:space="preserve">(a) Explain about quantile normalization. </w:t>
      </w:r>
    </w:p>
    <w:p w14:paraId="11840821" w14:textId="77777777" w:rsidR="009E138B" w:rsidRPr="009E138B" w:rsidRDefault="009E138B" w:rsidP="009E138B">
      <w:pPr>
        <w:pStyle w:val="NumberArb"/>
        <w:numPr>
          <w:ilvl w:val="0"/>
          <w:numId w:val="0"/>
        </w:numPr>
        <w:rPr>
          <w:sz w:val="22"/>
          <w:szCs w:val="22"/>
        </w:rPr>
      </w:pPr>
      <w:r w:rsidRPr="009E138B">
        <w:rPr>
          <w:sz w:val="22"/>
          <w:szCs w:val="22"/>
        </w:rPr>
        <w:t>(b) How the microarray expression data will be changed after quantile normalization?</w:t>
      </w:r>
    </w:p>
    <w:p w14:paraId="11388D2B" w14:textId="77777777" w:rsidR="009C7471" w:rsidRDefault="009E138B" w:rsidP="009E138B">
      <w:pPr>
        <w:pStyle w:val="NumberArb"/>
        <w:numPr>
          <w:ilvl w:val="0"/>
          <w:numId w:val="0"/>
        </w:numPr>
        <w:rPr>
          <w:sz w:val="22"/>
          <w:szCs w:val="22"/>
        </w:rPr>
      </w:pPr>
      <w:r w:rsidRPr="009E138B">
        <w:rPr>
          <w:sz w:val="22"/>
          <w:szCs w:val="22"/>
        </w:rPr>
        <w:t>(c) Apply quantile normalization technique to the dataset below. Explain the key step of procedure and corresponding results.</w:t>
      </w:r>
    </w:p>
    <w:p w14:paraId="418C606B" w14:textId="77777777" w:rsidR="009E138B" w:rsidRDefault="009E138B" w:rsidP="009E138B">
      <w:pPr>
        <w:pStyle w:val="NumberArb"/>
        <w:numPr>
          <w:ilvl w:val="0"/>
          <w:numId w:val="0"/>
        </w:numPr>
        <w:rPr>
          <w:sz w:val="22"/>
          <w:szCs w:val="22"/>
        </w:rPr>
      </w:pPr>
    </w:p>
    <w:p w14:paraId="415BD2BF" w14:textId="77777777" w:rsidR="009E138B" w:rsidRDefault="009E138B" w:rsidP="009E138B">
      <w:pPr>
        <w:pStyle w:val="NumberArb"/>
        <w:numPr>
          <w:ilvl w:val="0"/>
          <w:numId w:val="0"/>
        </w:numPr>
        <w:rPr>
          <w:sz w:val="22"/>
          <w:szCs w:val="22"/>
        </w:rPr>
      </w:pPr>
      <w:r>
        <w:rPr>
          <w:sz w:val="22"/>
          <w:szCs w:val="22"/>
        </w:rPr>
        <w:t>&lt;Dataset&gt;</w:t>
      </w:r>
    </w:p>
    <w:p w14:paraId="7AB0B61C" w14:textId="77777777" w:rsidR="009E138B" w:rsidRPr="009E138B" w:rsidRDefault="009E138B" w:rsidP="009E138B">
      <w:pPr>
        <w:pStyle w:val="NumberArb"/>
        <w:numPr>
          <w:ilvl w:val="0"/>
          <w:numId w:val="0"/>
        </w:numPr>
        <w:rPr>
          <w:sz w:val="22"/>
          <w:szCs w:val="22"/>
        </w:rPr>
      </w:pPr>
      <w:r w:rsidRPr="000F0AC4">
        <w:rPr>
          <w:noProof/>
          <w:sz w:val="22"/>
        </w:rPr>
        <w:drawing>
          <wp:inline distT="0" distB="0" distL="0" distR="0" wp14:anchorId="1F163FA5" wp14:editId="33946F4A">
            <wp:extent cx="2434370" cy="1665622"/>
            <wp:effectExtent l="0" t="0" r="4445" b="0"/>
            <wp:docPr id="6"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pic:cNvPicPr>
                      <a:picLocks noChangeAspect="1"/>
                    </pic:cNvPicPr>
                  </pic:nvPicPr>
                  <pic:blipFill>
                    <a:blip r:embed="rId16"/>
                    <a:stretch>
                      <a:fillRect/>
                    </a:stretch>
                  </pic:blipFill>
                  <pic:spPr>
                    <a:xfrm>
                      <a:off x="0" y="0"/>
                      <a:ext cx="2434370" cy="1665622"/>
                    </a:xfrm>
                    <a:prstGeom prst="rect">
                      <a:avLst/>
                    </a:prstGeom>
                  </pic:spPr>
                </pic:pic>
              </a:graphicData>
            </a:graphic>
          </wp:inline>
        </w:drawing>
      </w:r>
    </w:p>
    <w:p w14:paraId="6847505F" w14:textId="77777777" w:rsidR="009C7471" w:rsidRDefault="009C7471" w:rsidP="009C7471">
      <w:pPr>
        <w:pStyle w:val="NumberArb"/>
        <w:numPr>
          <w:ilvl w:val="0"/>
          <w:numId w:val="0"/>
        </w:numPr>
        <w:rPr>
          <w:sz w:val="22"/>
          <w:szCs w:val="22"/>
        </w:rPr>
      </w:pPr>
    </w:p>
    <w:p w14:paraId="12E344A0" w14:textId="77777777" w:rsidR="009E138B" w:rsidRPr="009E138B" w:rsidRDefault="009E138B" w:rsidP="009E138B">
      <w:pPr>
        <w:pStyle w:val="StyleHeading2Bold"/>
        <w:numPr>
          <w:ilvl w:val="1"/>
          <w:numId w:val="10"/>
        </w:numPr>
        <w:rPr>
          <w:rFonts w:ascii="Times New Roman" w:hAnsi="Times New Roman"/>
          <w:b w:val="0"/>
          <w:sz w:val="22"/>
          <w:szCs w:val="22"/>
        </w:rPr>
      </w:pPr>
      <w:r w:rsidRPr="009E138B">
        <w:rPr>
          <w:rFonts w:ascii="Times New Roman" w:hAnsi="Times New Roman"/>
          <w:b w:val="0"/>
          <w:sz w:val="22"/>
        </w:rPr>
        <w:t>Explain about the student t-test. What kind of t-test should be implemented to compare the means of gene expression values between disease and normal samples in the microarray data? Explain with proper formula.</w:t>
      </w:r>
    </w:p>
    <w:p w14:paraId="33CC681F" w14:textId="77777777" w:rsidR="009E138B" w:rsidRDefault="009E138B" w:rsidP="009C7471">
      <w:pPr>
        <w:pStyle w:val="NumberArb"/>
        <w:numPr>
          <w:ilvl w:val="0"/>
          <w:numId w:val="0"/>
        </w:numPr>
        <w:rPr>
          <w:sz w:val="22"/>
          <w:szCs w:val="22"/>
        </w:rPr>
      </w:pPr>
    </w:p>
    <w:p w14:paraId="12A5D156" w14:textId="77777777" w:rsidR="001505CE" w:rsidRDefault="001505CE" w:rsidP="00961A8B">
      <w:pPr>
        <w:pStyle w:val="a3"/>
        <w:rPr>
          <w:rFonts w:ascii="Times New Roman" w:hAnsi="Times New Roman"/>
          <w:sz w:val="22"/>
        </w:rPr>
      </w:pPr>
    </w:p>
    <w:p w14:paraId="6F43AF37" w14:textId="77777777" w:rsidR="001505CE" w:rsidRPr="009E138B" w:rsidRDefault="001505CE" w:rsidP="00961A8B">
      <w:pPr>
        <w:pStyle w:val="StyleHeading2Bold"/>
        <w:ind w:left="360"/>
        <w:rPr>
          <w:rFonts w:ascii="Times New Roman" w:hAnsi="Times New Roman"/>
          <w:b w:val="0"/>
          <w:sz w:val="22"/>
          <w:szCs w:val="22"/>
        </w:rPr>
      </w:pPr>
    </w:p>
    <w:p w14:paraId="030C4CA1" w14:textId="1F632739" w:rsidR="001505CE" w:rsidRDefault="001505CE" w:rsidP="001505CE">
      <w:pPr>
        <w:pStyle w:val="StyleHeading2Bold"/>
        <w:rPr>
          <w:rFonts w:ascii="Times New Roman" w:hAnsi="Times New Roman"/>
          <w:b w:val="0"/>
          <w:sz w:val="22"/>
          <w:szCs w:val="22"/>
        </w:rPr>
      </w:pPr>
      <w:r>
        <w:rPr>
          <w:sz w:val="22"/>
          <w:szCs w:val="22"/>
        </w:rPr>
        <w:t>*</w:t>
      </w:r>
      <w:r w:rsidRPr="001505CE">
        <w:rPr>
          <w:rFonts w:ascii="Times New Roman" w:hAnsi="Times New Roman" w:hint="eastAsia"/>
          <w:b w:val="0"/>
          <w:sz w:val="22"/>
          <w:szCs w:val="22"/>
        </w:rPr>
        <w:t xml:space="preserve"> </w:t>
      </w:r>
      <w:r>
        <w:rPr>
          <w:rFonts w:ascii="Times New Roman" w:hAnsi="Times New Roman"/>
          <w:b w:val="0"/>
          <w:sz w:val="22"/>
          <w:szCs w:val="22"/>
        </w:rPr>
        <w:t>You can refer to the course textbook and lecture material, but you must write down the answer in your own words.</w:t>
      </w:r>
    </w:p>
    <w:p w14:paraId="332FDD47" w14:textId="09E46C4C" w:rsidR="009E138B" w:rsidRPr="009E138B" w:rsidRDefault="009E138B" w:rsidP="009C7471">
      <w:pPr>
        <w:pStyle w:val="NumberArb"/>
        <w:numPr>
          <w:ilvl w:val="0"/>
          <w:numId w:val="0"/>
        </w:numPr>
        <w:rPr>
          <w:sz w:val="22"/>
          <w:szCs w:val="22"/>
        </w:rPr>
      </w:pPr>
    </w:p>
    <w:p w14:paraId="4E48B540" w14:textId="77777777" w:rsidR="009E138B" w:rsidRPr="009E138B" w:rsidRDefault="009E138B" w:rsidP="009C7471">
      <w:pPr>
        <w:pStyle w:val="NumberArb"/>
        <w:numPr>
          <w:ilvl w:val="0"/>
          <w:numId w:val="0"/>
        </w:numPr>
        <w:rPr>
          <w:sz w:val="22"/>
          <w:szCs w:val="22"/>
        </w:rPr>
      </w:pPr>
    </w:p>
    <w:p w14:paraId="565E2487" w14:textId="77777777" w:rsidR="009C7471" w:rsidRPr="009E138B" w:rsidRDefault="009C7471" w:rsidP="009E138B">
      <w:pPr>
        <w:pStyle w:val="StyleHeading1Bold"/>
      </w:pPr>
      <w:r w:rsidRPr="009E138B">
        <w:t>Mainlab activities</w:t>
      </w:r>
    </w:p>
    <w:p w14:paraId="74AC256F" w14:textId="77777777" w:rsidR="009C7471" w:rsidRPr="00C63FFC" w:rsidRDefault="00C63FFC" w:rsidP="00C63FFC">
      <w:pPr>
        <w:pStyle w:val="NumberArb"/>
        <w:numPr>
          <w:ilvl w:val="0"/>
          <w:numId w:val="11"/>
        </w:numPr>
        <w:rPr>
          <w:sz w:val="22"/>
          <w:szCs w:val="22"/>
        </w:rPr>
      </w:pPr>
      <w:r>
        <w:rPr>
          <w:rFonts w:hint="eastAsia"/>
          <w:sz w:val="22"/>
          <w:szCs w:val="22"/>
        </w:rPr>
        <w:t xml:space="preserve">To </w:t>
      </w:r>
      <w:r w:rsidRPr="009E138B">
        <w:rPr>
          <w:rFonts w:eastAsia="굴림"/>
          <w:kern w:val="0"/>
          <w:sz w:val="22"/>
          <w:szCs w:val="22"/>
        </w:rPr>
        <w:t>preprocess microar</w:t>
      </w:r>
      <w:r>
        <w:rPr>
          <w:rFonts w:eastAsia="굴림"/>
          <w:kern w:val="0"/>
          <w:sz w:val="22"/>
          <w:szCs w:val="22"/>
        </w:rPr>
        <w:t>ray data for removing variation</w:t>
      </w:r>
    </w:p>
    <w:p w14:paraId="0B24FDBA" w14:textId="77777777" w:rsidR="00C63FFC" w:rsidRPr="00C63FFC" w:rsidRDefault="00C63FFC" w:rsidP="00C63FFC">
      <w:pPr>
        <w:pStyle w:val="NumberArb"/>
        <w:numPr>
          <w:ilvl w:val="0"/>
          <w:numId w:val="11"/>
        </w:numPr>
        <w:rPr>
          <w:sz w:val="22"/>
          <w:szCs w:val="22"/>
        </w:rPr>
      </w:pPr>
      <w:r>
        <w:rPr>
          <w:rFonts w:eastAsia="굴림"/>
          <w:kern w:val="0"/>
          <w:sz w:val="22"/>
          <w:szCs w:val="22"/>
        </w:rPr>
        <w:t>To select differentially expressed genes(DEGs) from microarray data</w:t>
      </w:r>
    </w:p>
    <w:p w14:paraId="2526795A" w14:textId="77777777" w:rsidR="00C63FFC" w:rsidRDefault="00C63FFC" w:rsidP="00C63FFC">
      <w:pPr>
        <w:pStyle w:val="NumberArb"/>
        <w:numPr>
          <w:ilvl w:val="0"/>
          <w:numId w:val="0"/>
        </w:numPr>
        <w:rPr>
          <w:sz w:val="22"/>
          <w:szCs w:val="22"/>
        </w:rPr>
      </w:pPr>
    </w:p>
    <w:p w14:paraId="500A2EB0" w14:textId="77777777" w:rsidR="00C63FFC" w:rsidRPr="00C63FFC" w:rsidRDefault="00C63FFC" w:rsidP="00C63FFC">
      <w:pPr>
        <w:pStyle w:val="StyleHeading2Bold"/>
        <w:numPr>
          <w:ilvl w:val="1"/>
          <w:numId w:val="12"/>
        </w:numPr>
        <w:rPr>
          <w:rFonts w:ascii="Times New Roman" w:hAnsi="Times New Roman"/>
          <w:b w:val="0"/>
          <w:sz w:val="22"/>
          <w:szCs w:val="22"/>
        </w:rPr>
      </w:pPr>
      <w:r>
        <w:rPr>
          <w:rFonts w:ascii="Times New Roman" w:hAnsi="Times New Roman"/>
          <w:b w:val="0"/>
          <w:sz w:val="22"/>
        </w:rPr>
        <w:t>Data preparation</w:t>
      </w:r>
      <w:r w:rsidRPr="009E138B">
        <w:rPr>
          <w:rFonts w:ascii="Times New Roman" w:hAnsi="Times New Roman"/>
          <w:b w:val="0"/>
          <w:sz w:val="22"/>
        </w:rPr>
        <w:t>.</w:t>
      </w:r>
    </w:p>
    <w:p w14:paraId="31ADEA3C" w14:textId="77777777" w:rsidR="002F25C4" w:rsidRPr="00C63FFC" w:rsidRDefault="00214A0B" w:rsidP="00961A8B">
      <w:pPr>
        <w:pStyle w:val="StyleHeading2Bold"/>
        <w:numPr>
          <w:ilvl w:val="0"/>
          <w:numId w:val="18"/>
        </w:numPr>
        <w:rPr>
          <w:rFonts w:ascii="Times New Roman" w:hAnsi="Times New Roman"/>
          <w:b w:val="0"/>
          <w:sz w:val="22"/>
        </w:rPr>
      </w:pPr>
      <w:r w:rsidRPr="00C63FFC">
        <w:rPr>
          <w:rFonts w:ascii="Times New Roman" w:hAnsi="Times New Roman"/>
          <w:b w:val="0"/>
          <w:sz w:val="22"/>
        </w:rPr>
        <w:t>Access to NCBI GEO database (</w:t>
      </w:r>
      <w:hyperlink r:id="rId17" w:history="1">
        <w:r w:rsidRPr="00C63FFC">
          <w:rPr>
            <w:rStyle w:val="a4"/>
            <w:rFonts w:ascii="Times New Roman" w:hAnsi="Times New Roman"/>
            <w:b w:val="0"/>
            <w:sz w:val="22"/>
          </w:rPr>
          <w:t>https://www.ncbi.nlm.nih.gov/geo</w:t>
        </w:r>
      </w:hyperlink>
      <w:hyperlink r:id="rId18" w:history="1">
        <w:r w:rsidRPr="00C63FFC">
          <w:rPr>
            <w:rStyle w:val="a4"/>
            <w:rFonts w:ascii="Times New Roman" w:hAnsi="Times New Roman"/>
            <w:b w:val="0"/>
            <w:sz w:val="22"/>
          </w:rPr>
          <w:t>/</w:t>
        </w:r>
      </w:hyperlink>
      <w:r w:rsidRPr="00C63FFC">
        <w:rPr>
          <w:rFonts w:ascii="Times New Roman" w:hAnsi="Times New Roman"/>
          <w:b w:val="0"/>
          <w:sz w:val="22"/>
        </w:rPr>
        <w:t>)</w:t>
      </w:r>
    </w:p>
    <w:p w14:paraId="77FFC088" w14:textId="471B1424" w:rsidR="00C63FFC" w:rsidRDefault="00214A0B" w:rsidP="00961A8B">
      <w:pPr>
        <w:pStyle w:val="StyleHeading2Bold"/>
        <w:numPr>
          <w:ilvl w:val="0"/>
          <w:numId w:val="18"/>
        </w:numPr>
        <w:rPr>
          <w:rFonts w:ascii="Times New Roman" w:hAnsi="Times New Roman"/>
          <w:b w:val="0"/>
          <w:sz w:val="22"/>
        </w:rPr>
      </w:pPr>
      <w:r w:rsidRPr="00C63FFC">
        <w:rPr>
          <w:rFonts w:ascii="Times New Roman" w:hAnsi="Times New Roman"/>
          <w:b w:val="0"/>
          <w:sz w:val="22"/>
        </w:rPr>
        <w:t>Download series matrix file of “GEO accession code GSE18842”</w:t>
      </w:r>
      <w:r w:rsidR="00C63FFC">
        <w:rPr>
          <w:rFonts w:ascii="Times New Roman" w:hAnsi="Times New Roman"/>
          <w:b w:val="0"/>
          <w:sz w:val="22"/>
        </w:rPr>
        <w:t xml:space="preserve"> </w:t>
      </w:r>
      <w:r w:rsidR="00C63FFC" w:rsidRPr="00C63FFC">
        <w:rPr>
          <w:rFonts w:ascii="Times New Roman" w:hAnsi="Times New Roman"/>
          <w:b w:val="0"/>
          <w:sz w:val="22"/>
        </w:rPr>
        <w:t>(Non-small cell lung cancer (n=46) vs. healthy control (n=45))</w:t>
      </w:r>
    </w:p>
    <w:p w14:paraId="37397ECC" w14:textId="77777777" w:rsidR="005D1561" w:rsidRDefault="005D1561" w:rsidP="00961A8B">
      <w:pPr>
        <w:pStyle w:val="StyleHeading2Bold"/>
        <w:rPr>
          <w:rFonts w:ascii="Times New Roman" w:hAnsi="Times New Roman"/>
          <w:b w:val="0"/>
          <w:sz w:val="22"/>
        </w:rPr>
      </w:pPr>
      <w:r>
        <w:rPr>
          <w:noProof/>
        </w:rPr>
        <w:drawing>
          <wp:inline distT="0" distB="0" distL="0" distR="0" wp14:anchorId="3D6D38A8" wp14:editId="222349E4">
            <wp:extent cx="5731510" cy="2870421"/>
            <wp:effectExtent l="0" t="0" r="2540" b="635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4806" cy="2877080"/>
                    </a:xfrm>
                    <a:prstGeom prst="rect">
                      <a:avLst/>
                    </a:prstGeom>
                  </pic:spPr>
                </pic:pic>
              </a:graphicData>
            </a:graphic>
          </wp:inline>
        </w:drawing>
      </w:r>
    </w:p>
    <w:p w14:paraId="74E07BCC" w14:textId="0E9EEF75" w:rsidR="005D1561" w:rsidRPr="005D1561" w:rsidRDefault="005D1561" w:rsidP="00961A8B">
      <w:pPr>
        <w:widowControl/>
        <w:wordWrap/>
        <w:autoSpaceDE/>
        <w:autoSpaceDN/>
      </w:pPr>
      <w:r w:rsidRPr="00961A8B">
        <w:rPr>
          <w:rFonts w:ascii="Times New Roman" w:hAnsi="Times New Roman" w:cs="Times New Roman"/>
          <w:sz w:val="22"/>
        </w:rPr>
        <w:t>Figure4. Organization of series matrix file</w:t>
      </w:r>
      <w:ins w:id="0" w:author="thomas00420@gmail.com" w:date="2021-04-23T11:19:00Z">
        <w:r w:rsidR="00DA4481">
          <w:rPr>
            <w:rFonts w:ascii="Times New Roman" w:hAnsi="Times New Roman" w:cs="Times New Roman"/>
            <w:sz w:val="22"/>
          </w:rPr>
          <w:t xml:space="preserve"> (log2-normalized gene expression data)</w:t>
        </w:r>
      </w:ins>
    </w:p>
    <w:p w14:paraId="5C709AFC" w14:textId="6D379581" w:rsidR="005D1561" w:rsidRDefault="005D1561" w:rsidP="005D1561">
      <w:pPr>
        <w:pStyle w:val="StyleHeading2Bold"/>
        <w:numPr>
          <w:ilvl w:val="0"/>
          <w:numId w:val="18"/>
        </w:numPr>
        <w:rPr>
          <w:rFonts w:ascii="Times New Roman" w:hAnsi="Times New Roman"/>
          <w:b w:val="0"/>
          <w:sz w:val="22"/>
        </w:rPr>
      </w:pPr>
      <w:r w:rsidRPr="00C63FFC">
        <w:rPr>
          <w:rFonts w:ascii="Times New Roman" w:hAnsi="Times New Roman"/>
          <w:b w:val="0"/>
          <w:sz w:val="22"/>
        </w:rPr>
        <w:t>Make data matrix files with “Sample_characteristics_ch1” row and expression data</w:t>
      </w:r>
      <w:r>
        <w:rPr>
          <w:rFonts w:ascii="Times New Roman" w:hAnsi="Times New Roman"/>
          <w:b w:val="0"/>
          <w:sz w:val="22"/>
        </w:rPr>
        <w:t xml:space="preserve">. And </w:t>
      </w:r>
      <w:r w:rsidRPr="00C63FFC">
        <w:rPr>
          <w:rFonts w:ascii="Times New Roman" w:hAnsi="Times New Roman"/>
          <w:b w:val="0"/>
          <w:sz w:val="22"/>
        </w:rPr>
        <w:t>Remove last line (!series_matrix_table_end )</w:t>
      </w:r>
    </w:p>
    <w:p w14:paraId="3736BAD3" w14:textId="77777777" w:rsidR="005D1561" w:rsidRDefault="005D1561" w:rsidP="00961A8B">
      <w:pPr>
        <w:pStyle w:val="StyleHeading2Bold"/>
        <w:rPr>
          <w:rFonts w:ascii="Times New Roman" w:hAnsi="Times New Roman"/>
          <w:b w:val="0"/>
          <w:sz w:val="22"/>
        </w:rPr>
      </w:pPr>
      <w:r>
        <w:rPr>
          <w:noProof/>
        </w:rPr>
        <w:drawing>
          <wp:inline distT="0" distB="0" distL="0" distR="0" wp14:anchorId="195BECBA" wp14:editId="76955B7B">
            <wp:extent cx="5731510" cy="2375535"/>
            <wp:effectExtent l="0" t="0" r="2540" b="571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75535"/>
                    </a:xfrm>
                    <a:prstGeom prst="rect">
                      <a:avLst/>
                    </a:prstGeom>
                  </pic:spPr>
                </pic:pic>
              </a:graphicData>
            </a:graphic>
          </wp:inline>
        </w:drawing>
      </w:r>
    </w:p>
    <w:p w14:paraId="086F5A6C" w14:textId="6D33FD39" w:rsidR="005D1561" w:rsidRPr="00FC740F" w:rsidRDefault="005D1561" w:rsidP="00961A8B">
      <w:pPr>
        <w:widowControl/>
        <w:wordWrap/>
        <w:autoSpaceDE/>
        <w:autoSpaceDN/>
        <w:rPr>
          <w:rFonts w:ascii="Times New Roman" w:hAnsi="Times New Roman"/>
          <w:sz w:val="22"/>
        </w:rPr>
      </w:pPr>
      <w:r w:rsidRPr="00961A8B">
        <w:rPr>
          <w:rFonts w:ascii="Times New Roman" w:hAnsi="Times New Roman" w:cs="Times New Roman"/>
          <w:sz w:val="22"/>
        </w:rPr>
        <w:t>Figure5. Reconstruction of series matrix file for further process</w:t>
      </w:r>
    </w:p>
    <w:p w14:paraId="21794E85" w14:textId="21CDF2E7" w:rsidR="00C63FFC" w:rsidRDefault="005D1561" w:rsidP="00961A8B">
      <w:pPr>
        <w:pStyle w:val="StyleHeading2Bold"/>
        <w:numPr>
          <w:ilvl w:val="0"/>
          <w:numId w:val="18"/>
        </w:numPr>
        <w:rPr>
          <w:rFonts w:ascii="Times New Roman" w:hAnsi="Times New Roman"/>
          <w:b w:val="0"/>
          <w:sz w:val="22"/>
          <w:szCs w:val="22"/>
        </w:rPr>
      </w:pPr>
      <w:r w:rsidRPr="00C63FFC">
        <w:rPr>
          <w:rFonts w:ascii="Times New Roman" w:hAnsi="Times New Roman"/>
          <w:b w:val="0"/>
          <w:sz w:val="22"/>
        </w:rPr>
        <w:t>Using Excel or other spreadsheet program, export data matrix in the tab-delimited text file format</w:t>
      </w:r>
    </w:p>
    <w:p w14:paraId="45C615B0" w14:textId="77777777" w:rsidR="00C97D9C" w:rsidRPr="00C63FFC" w:rsidRDefault="00C97D9C" w:rsidP="00C63FFC">
      <w:pPr>
        <w:pStyle w:val="StyleHeading2Bold"/>
        <w:rPr>
          <w:rFonts w:ascii="Times New Roman" w:hAnsi="Times New Roman"/>
          <w:b w:val="0"/>
          <w:sz w:val="22"/>
          <w:szCs w:val="22"/>
        </w:rPr>
      </w:pPr>
    </w:p>
    <w:p w14:paraId="5B3AE4D1" w14:textId="77777777" w:rsidR="00C63FFC" w:rsidRPr="008468FF" w:rsidRDefault="00C63FFC" w:rsidP="00C63FFC">
      <w:pPr>
        <w:pStyle w:val="StyleHeading2Bold"/>
        <w:numPr>
          <w:ilvl w:val="1"/>
          <w:numId w:val="12"/>
        </w:numPr>
        <w:rPr>
          <w:rFonts w:ascii="Times New Roman" w:hAnsi="Times New Roman"/>
          <w:b w:val="0"/>
          <w:sz w:val="22"/>
          <w:szCs w:val="22"/>
        </w:rPr>
      </w:pPr>
      <w:r>
        <w:rPr>
          <w:rFonts w:ascii="Times New Roman" w:hAnsi="Times New Roman"/>
          <w:b w:val="0"/>
          <w:sz w:val="22"/>
        </w:rPr>
        <w:t>Quantile Normalization</w:t>
      </w:r>
    </w:p>
    <w:p w14:paraId="7D6904A2" w14:textId="77777777" w:rsidR="008468FF" w:rsidRDefault="008468FF" w:rsidP="00961A8B">
      <w:pPr>
        <w:pStyle w:val="StyleHeading2Bold"/>
        <w:numPr>
          <w:ilvl w:val="0"/>
          <w:numId w:val="19"/>
        </w:numPr>
        <w:rPr>
          <w:rFonts w:ascii="Times New Roman" w:hAnsi="Times New Roman"/>
          <w:b w:val="0"/>
          <w:sz w:val="22"/>
        </w:rPr>
      </w:pPr>
      <w:r>
        <w:rPr>
          <w:rFonts w:ascii="Times New Roman" w:hAnsi="Times New Roman"/>
          <w:b w:val="0"/>
          <w:sz w:val="22"/>
        </w:rPr>
        <w:t>Perform quantile normalization of the data using MATLAB quantile normalization function (refer below “useful functions for this lab”).</w:t>
      </w:r>
    </w:p>
    <w:p w14:paraId="40E3AB78" w14:textId="77777777" w:rsidR="008468FF" w:rsidRPr="008468FF" w:rsidRDefault="008468FF" w:rsidP="008468FF">
      <w:pPr>
        <w:pStyle w:val="NumberArb"/>
        <w:numPr>
          <w:ilvl w:val="0"/>
          <w:numId w:val="0"/>
        </w:numPr>
        <w:rPr>
          <w:b/>
          <w:sz w:val="22"/>
          <w:szCs w:val="22"/>
        </w:rPr>
      </w:pPr>
      <w:r w:rsidRPr="008468FF">
        <w:rPr>
          <w:rFonts w:hint="eastAsia"/>
          <w:b/>
          <w:sz w:val="22"/>
          <w:szCs w:val="22"/>
        </w:rPr>
        <w:t>Q.</w:t>
      </w:r>
      <w:r w:rsidRPr="008468FF">
        <w:rPr>
          <w:b/>
          <w:sz w:val="22"/>
          <w:szCs w:val="22"/>
        </w:rPr>
        <w:t xml:space="preserve"> Explain about an effect of quantile normalization</w:t>
      </w:r>
    </w:p>
    <w:p w14:paraId="7935F4BB" w14:textId="77777777" w:rsidR="008468FF" w:rsidRDefault="008468FF" w:rsidP="008468FF">
      <w:pPr>
        <w:pStyle w:val="NumberArb"/>
        <w:numPr>
          <w:ilvl w:val="0"/>
          <w:numId w:val="0"/>
        </w:numPr>
        <w:rPr>
          <w:sz w:val="22"/>
          <w:szCs w:val="22"/>
        </w:rPr>
      </w:pPr>
      <w:r>
        <w:rPr>
          <w:sz w:val="22"/>
          <w:szCs w:val="22"/>
        </w:rPr>
        <w:t>- Use boxplot about expression data of each sample</w:t>
      </w:r>
    </w:p>
    <w:p w14:paraId="25FA977B" w14:textId="77777777" w:rsidR="008468FF" w:rsidRDefault="008468FF" w:rsidP="008468FF">
      <w:pPr>
        <w:pStyle w:val="StyleHeading2Bold"/>
        <w:rPr>
          <w:rFonts w:ascii="Times New Roman" w:hAnsi="Times New Roman"/>
          <w:b w:val="0"/>
          <w:sz w:val="22"/>
          <w:szCs w:val="22"/>
        </w:rPr>
      </w:pPr>
    </w:p>
    <w:p w14:paraId="199212BE" w14:textId="77777777" w:rsidR="00C97D9C" w:rsidRPr="008468FF" w:rsidRDefault="00C97D9C" w:rsidP="008468FF">
      <w:pPr>
        <w:pStyle w:val="StyleHeading2Bold"/>
        <w:rPr>
          <w:rFonts w:ascii="Times New Roman" w:hAnsi="Times New Roman"/>
          <w:b w:val="0"/>
          <w:sz w:val="22"/>
          <w:szCs w:val="22"/>
        </w:rPr>
      </w:pPr>
    </w:p>
    <w:p w14:paraId="13E5BA53" w14:textId="77777777" w:rsidR="00C63FFC" w:rsidRDefault="00C63FFC" w:rsidP="00C63FFC">
      <w:pPr>
        <w:pStyle w:val="StyleHeading2Bold"/>
        <w:numPr>
          <w:ilvl w:val="1"/>
          <w:numId w:val="12"/>
        </w:numPr>
        <w:rPr>
          <w:rFonts w:ascii="Times New Roman" w:hAnsi="Times New Roman"/>
          <w:b w:val="0"/>
          <w:sz w:val="22"/>
          <w:szCs w:val="22"/>
        </w:rPr>
      </w:pPr>
      <w:r>
        <w:rPr>
          <w:rFonts w:ascii="Times New Roman" w:hAnsi="Times New Roman" w:hint="eastAsia"/>
          <w:b w:val="0"/>
          <w:sz w:val="22"/>
          <w:szCs w:val="22"/>
        </w:rPr>
        <w:t>Split dataset</w:t>
      </w:r>
    </w:p>
    <w:p w14:paraId="6F29B793" w14:textId="77777777" w:rsidR="008468FF" w:rsidRDefault="008468FF" w:rsidP="00961A8B">
      <w:pPr>
        <w:pStyle w:val="StyleHeading2Bold"/>
        <w:numPr>
          <w:ilvl w:val="0"/>
          <w:numId w:val="20"/>
        </w:numPr>
        <w:rPr>
          <w:rFonts w:ascii="Times New Roman" w:hAnsi="Times New Roman"/>
          <w:b w:val="0"/>
          <w:sz w:val="22"/>
          <w:szCs w:val="22"/>
        </w:rPr>
      </w:pPr>
      <w:r>
        <w:rPr>
          <w:rFonts w:ascii="Times New Roman" w:hAnsi="Times New Roman"/>
          <w:b w:val="0"/>
          <w:sz w:val="22"/>
          <w:szCs w:val="22"/>
        </w:rPr>
        <w:t>In the next session (lab10), we will evaluate selected DEGs from this lab. Discovery dataset and validation dataset must be independent because of the overfitting problem.</w:t>
      </w:r>
    </w:p>
    <w:p w14:paraId="2E746FCD" w14:textId="77777777" w:rsidR="008468FF" w:rsidRDefault="008468FF" w:rsidP="008468FF">
      <w:pPr>
        <w:pStyle w:val="StyleHeading2Bold"/>
        <w:rPr>
          <w:rFonts w:ascii="Times New Roman" w:hAnsi="Times New Roman"/>
          <w:b w:val="0"/>
          <w:sz w:val="22"/>
          <w:szCs w:val="22"/>
        </w:rPr>
      </w:pPr>
      <w:r>
        <w:rPr>
          <w:noProof/>
        </w:rPr>
        <w:drawing>
          <wp:inline distT="0" distB="0" distL="0" distR="0" wp14:anchorId="6106A984" wp14:editId="57A21254">
            <wp:extent cx="5731510" cy="1132840"/>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32840"/>
                    </a:xfrm>
                    <a:prstGeom prst="rect">
                      <a:avLst/>
                    </a:prstGeom>
                  </pic:spPr>
                </pic:pic>
              </a:graphicData>
            </a:graphic>
          </wp:inline>
        </w:drawing>
      </w:r>
    </w:p>
    <w:p w14:paraId="43F1C671" w14:textId="77777777" w:rsidR="008468FF" w:rsidRPr="000319FE" w:rsidRDefault="008468FF" w:rsidP="008468FF">
      <w:pPr>
        <w:widowControl/>
        <w:wordWrap/>
        <w:autoSpaceDE/>
        <w:autoSpaceDN/>
        <w:rPr>
          <w:rFonts w:ascii="Times New Roman" w:hAnsi="Times New Roman" w:cs="Times New Roman"/>
          <w:sz w:val="22"/>
        </w:rPr>
      </w:pPr>
      <w:r w:rsidRPr="009E138B">
        <w:rPr>
          <w:rFonts w:ascii="Times New Roman" w:hAnsi="Times New Roman" w:cs="Times New Roman"/>
          <w:sz w:val="22"/>
        </w:rPr>
        <w:t>Figure</w:t>
      </w:r>
      <w:r>
        <w:rPr>
          <w:rFonts w:ascii="Times New Roman" w:hAnsi="Times New Roman" w:cs="Times New Roman"/>
          <w:sz w:val="22"/>
        </w:rPr>
        <w:t>6</w:t>
      </w:r>
      <w:r w:rsidRPr="009E138B">
        <w:rPr>
          <w:rFonts w:ascii="Times New Roman" w:hAnsi="Times New Roman" w:cs="Times New Roman"/>
          <w:sz w:val="22"/>
        </w:rPr>
        <w:t xml:space="preserve">. </w:t>
      </w:r>
      <w:r>
        <w:rPr>
          <w:rFonts w:ascii="Times New Roman" w:hAnsi="Times New Roman" w:cs="Times New Roman"/>
          <w:sz w:val="22"/>
        </w:rPr>
        <w:t>Usage of the splitted dataset</w:t>
      </w:r>
    </w:p>
    <w:p w14:paraId="2D56B505" w14:textId="3DC6A324" w:rsidR="008468FF" w:rsidRDefault="008468FF" w:rsidP="00961A8B">
      <w:pPr>
        <w:pStyle w:val="StyleHeading2Bold"/>
        <w:numPr>
          <w:ilvl w:val="0"/>
          <w:numId w:val="20"/>
        </w:numPr>
        <w:rPr>
          <w:rFonts w:ascii="Times New Roman" w:hAnsi="Times New Roman"/>
          <w:b w:val="0"/>
          <w:sz w:val="22"/>
          <w:szCs w:val="22"/>
        </w:rPr>
      </w:pPr>
      <w:r>
        <w:rPr>
          <w:rFonts w:ascii="Times New Roman" w:hAnsi="Times New Roman" w:hint="eastAsia"/>
          <w:b w:val="0"/>
          <w:sz w:val="22"/>
          <w:szCs w:val="22"/>
        </w:rPr>
        <w:t xml:space="preserve">Divide the </w:t>
      </w:r>
      <w:r w:rsidR="00C97D9C">
        <w:rPr>
          <w:rFonts w:ascii="Times New Roman" w:hAnsi="Times New Roman"/>
          <w:b w:val="0"/>
          <w:sz w:val="22"/>
          <w:szCs w:val="22"/>
        </w:rPr>
        <w:t xml:space="preserve">quantile normalized </w:t>
      </w:r>
      <w:r>
        <w:rPr>
          <w:rFonts w:ascii="Times New Roman" w:hAnsi="Times New Roman" w:hint="eastAsia"/>
          <w:b w:val="0"/>
          <w:sz w:val="22"/>
          <w:szCs w:val="22"/>
        </w:rPr>
        <w:t>dataset randomly into discovery</w:t>
      </w:r>
      <w:r w:rsidRPr="008468FF">
        <w:rPr>
          <w:rFonts w:ascii="Times New Roman" w:hAnsi="Times New Roman"/>
          <w:b w:val="0"/>
          <w:sz w:val="22"/>
          <w:szCs w:val="22"/>
        </w:rPr>
        <w:t>(cancer 35, control 35)</w:t>
      </w:r>
      <w:r>
        <w:rPr>
          <w:rFonts w:ascii="Times New Roman" w:hAnsi="Times New Roman" w:hint="eastAsia"/>
          <w:b w:val="0"/>
          <w:sz w:val="22"/>
          <w:szCs w:val="22"/>
        </w:rPr>
        <w:t xml:space="preserve"> and validation dataset</w:t>
      </w:r>
      <w:r w:rsidRPr="008468FF">
        <w:rPr>
          <w:rFonts w:ascii="Times New Roman" w:hAnsi="Times New Roman"/>
          <w:b w:val="0"/>
          <w:sz w:val="22"/>
          <w:szCs w:val="22"/>
        </w:rPr>
        <w:t>(</w:t>
      </w:r>
      <w:r>
        <w:rPr>
          <w:rFonts w:ascii="Times New Roman" w:hAnsi="Times New Roman"/>
          <w:b w:val="0"/>
          <w:sz w:val="22"/>
          <w:szCs w:val="22"/>
        </w:rPr>
        <w:t>cancer 11</w:t>
      </w:r>
      <w:r w:rsidRPr="008468FF">
        <w:rPr>
          <w:rFonts w:ascii="Times New Roman" w:hAnsi="Times New Roman"/>
          <w:b w:val="0"/>
          <w:sz w:val="22"/>
          <w:szCs w:val="22"/>
        </w:rPr>
        <w:t xml:space="preserve">, control </w:t>
      </w:r>
      <w:r>
        <w:rPr>
          <w:rFonts w:ascii="Times New Roman" w:hAnsi="Times New Roman"/>
          <w:b w:val="0"/>
          <w:sz w:val="22"/>
          <w:szCs w:val="22"/>
        </w:rPr>
        <w:t>10</w:t>
      </w:r>
      <w:r w:rsidRPr="008468FF">
        <w:rPr>
          <w:rFonts w:ascii="Times New Roman" w:hAnsi="Times New Roman"/>
          <w:b w:val="0"/>
          <w:sz w:val="22"/>
          <w:szCs w:val="22"/>
        </w:rPr>
        <w:t>)</w:t>
      </w:r>
      <w:ins w:id="1" w:author="thomas00420@gmail.com" w:date="2021-04-23T11:21:00Z">
        <w:r w:rsidR="009230F3">
          <w:rPr>
            <w:rFonts w:ascii="Times New Roman" w:hAnsi="Times New Roman"/>
            <w:b w:val="0"/>
            <w:sz w:val="22"/>
            <w:szCs w:val="22"/>
          </w:rPr>
          <w:t xml:space="preserve">. </w:t>
        </w:r>
        <w:r w:rsidR="009230F3">
          <w:rPr>
            <w:rFonts w:ascii="Times New Roman" w:hAnsi="Times New Roman" w:hint="eastAsia"/>
            <w:b w:val="0"/>
            <w:sz w:val="22"/>
            <w:szCs w:val="22"/>
          </w:rPr>
          <w:t>There should be no overlap between discovery</w:t>
        </w:r>
        <w:r w:rsidR="009230F3">
          <w:rPr>
            <w:rFonts w:ascii="Times New Roman" w:hAnsi="Times New Roman"/>
            <w:b w:val="0"/>
            <w:sz w:val="22"/>
            <w:szCs w:val="22"/>
          </w:rPr>
          <w:t xml:space="preserve"> and validation dataset.</w:t>
        </w:r>
      </w:ins>
      <w:ins w:id="2" w:author="thomas00420@gmail.com" w:date="2021-04-29T13:10:00Z">
        <w:r w:rsidR="007F0E02">
          <w:rPr>
            <w:rFonts w:ascii="Times New Roman" w:hAnsi="Times New Roman"/>
            <w:b w:val="0"/>
            <w:sz w:val="22"/>
            <w:szCs w:val="22"/>
          </w:rPr>
          <w:t xml:space="preserve"> (</w:t>
        </w:r>
        <w:r w:rsidR="007F0E02">
          <w:rPr>
            <w:rFonts w:ascii="Times New Roman" w:hAnsi="Times New Roman" w:hint="eastAsia"/>
            <w:b w:val="0"/>
            <w:sz w:val="22"/>
            <w:szCs w:val="22"/>
          </w:rPr>
          <w:t xml:space="preserve">validation </w:t>
        </w:r>
      </w:ins>
      <w:ins w:id="3" w:author="thomas00420@gmail.com" w:date="2021-04-29T13:21:00Z">
        <w:r w:rsidR="00571F26">
          <w:rPr>
            <w:rFonts w:ascii="Times New Roman" w:hAnsi="Times New Roman"/>
            <w:b w:val="0"/>
            <w:sz w:val="22"/>
            <w:szCs w:val="22"/>
          </w:rPr>
          <w:t>data</w:t>
        </w:r>
      </w:ins>
      <w:ins w:id="4" w:author="thomas00420@gmail.com" w:date="2021-04-29T13:10:00Z">
        <w:r w:rsidR="007F0E02">
          <w:rPr>
            <w:rFonts w:ascii="Times New Roman" w:hAnsi="Times New Roman" w:hint="eastAsia"/>
            <w:b w:val="0"/>
            <w:sz w:val="22"/>
            <w:szCs w:val="22"/>
          </w:rPr>
          <w:t>set</w:t>
        </w:r>
      </w:ins>
      <w:ins w:id="5" w:author="thomas00420@gmail.com" w:date="2021-04-29T13:21:00Z">
        <w:r w:rsidR="00571F26">
          <w:rPr>
            <w:rFonts w:ascii="Times New Roman" w:hAnsi="Times New Roman" w:hint="eastAsia"/>
            <w:b w:val="0"/>
            <w:sz w:val="22"/>
            <w:szCs w:val="22"/>
          </w:rPr>
          <w:t xml:space="preserve"> </w:t>
        </w:r>
        <w:r w:rsidR="00571F26">
          <w:rPr>
            <w:rFonts w:ascii="Times New Roman" w:hAnsi="Times New Roman"/>
            <w:b w:val="0"/>
            <w:sz w:val="22"/>
            <w:szCs w:val="22"/>
          </w:rPr>
          <w:t>will be used in</w:t>
        </w:r>
      </w:ins>
      <w:ins w:id="6" w:author="thomas00420@gmail.com" w:date="2021-04-29T13:10:00Z">
        <w:r w:rsidR="007F0E02">
          <w:rPr>
            <w:rFonts w:ascii="Times New Roman" w:hAnsi="Times New Roman" w:hint="eastAsia"/>
            <w:b w:val="0"/>
            <w:sz w:val="22"/>
            <w:szCs w:val="22"/>
          </w:rPr>
          <w:t xml:space="preserve"> </w:t>
        </w:r>
      </w:ins>
      <w:ins w:id="7" w:author="thomas00420@gmail.com" w:date="2021-04-29T13:11:00Z">
        <w:r w:rsidR="007F0E02">
          <w:rPr>
            <w:rFonts w:ascii="Times New Roman" w:hAnsi="Times New Roman" w:hint="eastAsia"/>
            <w:b w:val="0"/>
            <w:sz w:val="22"/>
            <w:szCs w:val="22"/>
          </w:rPr>
          <w:t>l</w:t>
        </w:r>
        <w:r w:rsidR="007F0E02">
          <w:rPr>
            <w:rFonts w:ascii="Times New Roman" w:hAnsi="Times New Roman"/>
            <w:b w:val="0"/>
            <w:sz w:val="22"/>
            <w:szCs w:val="22"/>
          </w:rPr>
          <w:t>ab10</w:t>
        </w:r>
      </w:ins>
      <w:ins w:id="8" w:author="thomas00420@gmail.com" w:date="2021-04-29T13:10:00Z">
        <w:r w:rsidR="007F0E02">
          <w:rPr>
            <w:rFonts w:ascii="Times New Roman" w:hAnsi="Times New Roman"/>
            <w:b w:val="0"/>
            <w:sz w:val="22"/>
            <w:szCs w:val="22"/>
          </w:rPr>
          <w:t>)</w:t>
        </w:r>
      </w:ins>
    </w:p>
    <w:p w14:paraId="726B3DBB" w14:textId="77777777" w:rsidR="008468FF" w:rsidRPr="008468FF" w:rsidRDefault="008468FF" w:rsidP="008468FF">
      <w:pPr>
        <w:pStyle w:val="StyleHeading2Bold"/>
        <w:rPr>
          <w:rFonts w:ascii="Times New Roman" w:hAnsi="Times New Roman"/>
          <w:b w:val="0"/>
          <w:sz w:val="22"/>
          <w:szCs w:val="22"/>
        </w:rPr>
      </w:pPr>
    </w:p>
    <w:p w14:paraId="172C22A0" w14:textId="77777777" w:rsidR="008468FF" w:rsidRPr="00C63FFC" w:rsidRDefault="008468FF" w:rsidP="008468FF">
      <w:pPr>
        <w:pStyle w:val="StyleHeading2Bold"/>
        <w:rPr>
          <w:rFonts w:ascii="Times New Roman" w:hAnsi="Times New Roman"/>
          <w:b w:val="0"/>
          <w:sz w:val="22"/>
          <w:szCs w:val="22"/>
        </w:rPr>
      </w:pPr>
    </w:p>
    <w:p w14:paraId="133918FD" w14:textId="77777777" w:rsidR="00C63FFC" w:rsidRPr="009E138B" w:rsidRDefault="00C63FFC" w:rsidP="00C63FFC">
      <w:pPr>
        <w:pStyle w:val="StyleHeading2Bold"/>
        <w:numPr>
          <w:ilvl w:val="1"/>
          <w:numId w:val="12"/>
        </w:numPr>
        <w:rPr>
          <w:rFonts w:ascii="Times New Roman" w:hAnsi="Times New Roman"/>
          <w:b w:val="0"/>
          <w:sz w:val="22"/>
          <w:szCs w:val="22"/>
        </w:rPr>
      </w:pPr>
      <w:r>
        <w:rPr>
          <w:rFonts w:ascii="Times New Roman" w:hAnsi="Times New Roman" w:hint="eastAsia"/>
          <w:b w:val="0"/>
          <w:sz w:val="22"/>
          <w:szCs w:val="22"/>
        </w:rPr>
        <w:t xml:space="preserve">Get </w:t>
      </w:r>
      <w:r>
        <w:rPr>
          <w:rFonts w:ascii="Times New Roman" w:hAnsi="Times New Roman"/>
          <w:b w:val="0"/>
          <w:sz w:val="22"/>
          <w:szCs w:val="22"/>
        </w:rPr>
        <w:t>differentially expressed genes</w:t>
      </w:r>
    </w:p>
    <w:p w14:paraId="1080529E" w14:textId="523303D3" w:rsidR="002535AD" w:rsidRDefault="004023A7" w:rsidP="00961A8B">
      <w:pPr>
        <w:pStyle w:val="NumberArb"/>
        <w:numPr>
          <w:ilvl w:val="0"/>
          <w:numId w:val="21"/>
        </w:numPr>
        <w:rPr>
          <w:sz w:val="22"/>
          <w:szCs w:val="22"/>
        </w:rPr>
      </w:pPr>
      <w:r>
        <w:rPr>
          <w:sz w:val="22"/>
          <w:szCs w:val="22"/>
        </w:rPr>
        <w:t>Using the above quantile normalized</w:t>
      </w:r>
      <w:ins w:id="9" w:author="thomas00420@gmail.com" w:date="2021-04-23T11:18:00Z">
        <w:r w:rsidR="00DA4481">
          <w:rPr>
            <w:sz w:val="22"/>
            <w:szCs w:val="22"/>
          </w:rPr>
          <w:t xml:space="preserve"> “discovery”</w:t>
        </w:r>
      </w:ins>
      <w:r>
        <w:rPr>
          <w:sz w:val="22"/>
          <w:szCs w:val="22"/>
        </w:rPr>
        <w:t xml:space="preserve"> dataset, f</w:t>
      </w:r>
      <w:r w:rsidR="00C97D9C">
        <w:rPr>
          <w:rFonts w:hint="eastAsia"/>
          <w:sz w:val="22"/>
          <w:szCs w:val="22"/>
        </w:rPr>
        <w:t xml:space="preserve">ind differentially </w:t>
      </w:r>
      <w:r w:rsidR="00C97D9C">
        <w:rPr>
          <w:sz w:val="22"/>
          <w:szCs w:val="22"/>
        </w:rPr>
        <w:t>expressed genes between cancer and control samples based on the student t-test.</w:t>
      </w:r>
      <w:r>
        <w:rPr>
          <w:sz w:val="22"/>
          <w:szCs w:val="22"/>
        </w:rPr>
        <w:t xml:space="preserve"> Perform t-test for each gene between the conditions and select differentially expressed genes which have p-value &lt; 0.05</w:t>
      </w:r>
      <w:r w:rsidR="00F9091A">
        <w:rPr>
          <w:sz w:val="22"/>
          <w:szCs w:val="22"/>
        </w:rPr>
        <w:t xml:space="preserve"> </w:t>
      </w:r>
      <w:r w:rsidR="00F9091A" w:rsidRPr="0087563C">
        <w:rPr>
          <w:sz w:val="22"/>
        </w:rPr>
        <w:t>(refer below “useful functions for this lab”)</w:t>
      </w:r>
      <w:r w:rsidR="00F9091A">
        <w:rPr>
          <w:sz w:val="22"/>
        </w:rPr>
        <w:t>.</w:t>
      </w:r>
    </w:p>
    <w:p w14:paraId="25EE2D6C" w14:textId="77777777" w:rsidR="002535AD" w:rsidRPr="00C97D9C" w:rsidRDefault="002535AD" w:rsidP="009C7471">
      <w:pPr>
        <w:pStyle w:val="NumberArb"/>
        <w:numPr>
          <w:ilvl w:val="0"/>
          <w:numId w:val="0"/>
        </w:numPr>
        <w:rPr>
          <w:b/>
          <w:sz w:val="22"/>
          <w:szCs w:val="22"/>
        </w:rPr>
      </w:pPr>
      <w:r w:rsidRPr="00C97D9C">
        <w:rPr>
          <w:b/>
          <w:sz w:val="22"/>
          <w:szCs w:val="22"/>
        </w:rPr>
        <w:t>Q. Get DEGs of the dataset and their p-values</w:t>
      </w:r>
    </w:p>
    <w:p w14:paraId="3D5160A6" w14:textId="77777777" w:rsidR="002535AD" w:rsidRDefault="002535AD" w:rsidP="009C7471">
      <w:pPr>
        <w:pStyle w:val="NumberArb"/>
        <w:numPr>
          <w:ilvl w:val="0"/>
          <w:numId w:val="0"/>
        </w:numPr>
        <w:rPr>
          <w:sz w:val="22"/>
          <w:szCs w:val="22"/>
        </w:rPr>
      </w:pPr>
      <w:r>
        <w:rPr>
          <w:sz w:val="22"/>
          <w:szCs w:val="22"/>
        </w:rPr>
        <w:t>- You should obtain DEGs from the discovery set only.</w:t>
      </w:r>
    </w:p>
    <w:p w14:paraId="75F5A707" w14:textId="77777777" w:rsidR="002535AD" w:rsidRDefault="002535AD" w:rsidP="009C7471">
      <w:pPr>
        <w:pStyle w:val="NumberArb"/>
        <w:numPr>
          <w:ilvl w:val="0"/>
          <w:numId w:val="0"/>
        </w:numPr>
        <w:rPr>
          <w:sz w:val="22"/>
          <w:szCs w:val="22"/>
        </w:rPr>
      </w:pPr>
      <w:r>
        <w:rPr>
          <w:sz w:val="22"/>
          <w:szCs w:val="22"/>
        </w:rPr>
        <w:t>- Show the text file output</w:t>
      </w:r>
      <w:bookmarkStart w:id="10" w:name="_GoBack"/>
      <w:bookmarkEnd w:id="10"/>
    </w:p>
    <w:p w14:paraId="6C15B8DE" w14:textId="767E6A8A" w:rsidR="002535AD" w:rsidRDefault="002535AD" w:rsidP="009C7471">
      <w:pPr>
        <w:pStyle w:val="NumberArb"/>
        <w:numPr>
          <w:ilvl w:val="0"/>
          <w:numId w:val="0"/>
        </w:numPr>
        <w:rPr>
          <w:sz w:val="22"/>
          <w:szCs w:val="22"/>
        </w:rPr>
      </w:pPr>
      <w:r>
        <w:rPr>
          <w:sz w:val="22"/>
          <w:szCs w:val="22"/>
        </w:rPr>
        <w:t>- P-values</w:t>
      </w:r>
      <w:r w:rsidR="00C97D9C">
        <w:rPr>
          <w:sz w:val="22"/>
          <w:szCs w:val="22"/>
        </w:rPr>
        <w:t xml:space="preserve"> should be sorted (low to high)</w:t>
      </w:r>
      <w:r w:rsidR="004023A7">
        <w:rPr>
          <w:sz w:val="22"/>
          <w:szCs w:val="22"/>
        </w:rPr>
        <w:t xml:space="preserve"> and choose your top 100 probe candidates.</w:t>
      </w:r>
    </w:p>
    <w:p w14:paraId="18620A45" w14:textId="77777777" w:rsidR="0087563C" w:rsidRDefault="0087563C" w:rsidP="009C7471">
      <w:pPr>
        <w:pStyle w:val="NumberArb"/>
        <w:numPr>
          <w:ilvl w:val="0"/>
          <w:numId w:val="0"/>
        </w:numPr>
        <w:rPr>
          <w:sz w:val="22"/>
          <w:szCs w:val="22"/>
        </w:rPr>
      </w:pPr>
      <w:r>
        <w:rPr>
          <w:sz w:val="22"/>
          <w:szCs w:val="22"/>
        </w:rPr>
        <w:t xml:space="preserve">Example) </w:t>
      </w:r>
    </w:p>
    <w:tbl>
      <w:tblPr>
        <w:tblW w:w="2620" w:type="dxa"/>
        <w:tblCellMar>
          <w:left w:w="0" w:type="dxa"/>
          <w:right w:w="0" w:type="dxa"/>
        </w:tblCellMar>
        <w:tblLook w:val="0600" w:firstRow="0" w:lastRow="0" w:firstColumn="0" w:lastColumn="0" w:noHBand="1" w:noVBand="1"/>
      </w:tblPr>
      <w:tblGrid>
        <w:gridCol w:w="1310"/>
        <w:gridCol w:w="1310"/>
      </w:tblGrid>
      <w:tr w:rsidR="0087563C" w:rsidRPr="0087563C" w14:paraId="32A8D377" w14:textId="77777777" w:rsidTr="0087563C">
        <w:trPr>
          <w:trHeight w:val="343"/>
        </w:trPr>
        <w:tc>
          <w:tcPr>
            <w:tcW w:w="1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430C905" w14:textId="77777777" w:rsidR="0087563C" w:rsidRPr="0087563C" w:rsidRDefault="0087563C" w:rsidP="0087563C">
            <w:pPr>
              <w:widowControl/>
              <w:wordWrap/>
              <w:autoSpaceDE/>
              <w:autoSpaceDN/>
              <w:spacing w:after="0" w:line="240" w:lineRule="auto"/>
              <w:jc w:val="center"/>
              <w:textAlignment w:val="center"/>
              <w:rPr>
                <w:rFonts w:ascii="Times New Roman" w:eastAsia="굴림" w:hAnsi="Times New Roman" w:cs="Times New Roman"/>
                <w:kern w:val="0"/>
                <w:sz w:val="36"/>
                <w:szCs w:val="36"/>
              </w:rPr>
            </w:pPr>
            <w:r w:rsidRPr="0087563C">
              <w:rPr>
                <w:rFonts w:ascii="Times New Roman" w:eastAsia="맑은 고딕" w:hAnsi="Times New Roman" w:cs="Times New Roman"/>
                <w:color w:val="000000"/>
                <w:kern w:val="24"/>
                <w:sz w:val="22"/>
              </w:rPr>
              <w:t>Probe</w:t>
            </w:r>
          </w:p>
        </w:tc>
        <w:tc>
          <w:tcPr>
            <w:tcW w:w="1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E9C7106" w14:textId="77777777" w:rsidR="0087563C" w:rsidRPr="0087563C" w:rsidRDefault="0087563C" w:rsidP="0087563C">
            <w:pPr>
              <w:widowControl/>
              <w:wordWrap/>
              <w:autoSpaceDE/>
              <w:autoSpaceDN/>
              <w:spacing w:after="0" w:line="240" w:lineRule="auto"/>
              <w:jc w:val="center"/>
              <w:textAlignment w:val="center"/>
              <w:rPr>
                <w:rFonts w:ascii="Times New Roman" w:eastAsia="굴림" w:hAnsi="Times New Roman" w:cs="Times New Roman"/>
                <w:kern w:val="0"/>
                <w:sz w:val="36"/>
                <w:szCs w:val="36"/>
              </w:rPr>
            </w:pPr>
            <w:r w:rsidRPr="0087563C">
              <w:rPr>
                <w:rFonts w:ascii="Times New Roman" w:eastAsia="맑은 고딕" w:hAnsi="Times New Roman" w:cs="Times New Roman"/>
                <w:color w:val="000000"/>
                <w:kern w:val="24"/>
                <w:sz w:val="22"/>
              </w:rPr>
              <w:t>pvalue</w:t>
            </w:r>
          </w:p>
        </w:tc>
      </w:tr>
      <w:tr w:rsidR="0087563C" w:rsidRPr="0087563C" w14:paraId="06671624" w14:textId="77777777" w:rsidTr="0087563C">
        <w:trPr>
          <w:trHeight w:val="215"/>
        </w:trPr>
        <w:tc>
          <w:tcPr>
            <w:tcW w:w="1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11C53F5F" w14:textId="77777777" w:rsidR="0087563C" w:rsidRPr="0087563C" w:rsidRDefault="0087563C" w:rsidP="0087563C">
            <w:pPr>
              <w:widowControl/>
              <w:wordWrap/>
              <w:autoSpaceDE/>
              <w:autoSpaceDN/>
              <w:spacing w:after="0" w:line="240" w:lineRule="auto"/>
              <w:jc w:val="center"/>
              <w:textAlignment w:val="center"/>
              <w:rPr>
                <w:rFonts w:ascii="Times New Roman" w:eastAsia="굴림" w:hAnsi="Times New Roman" w:cs="Times New Roman"/>
                <w:kern w:val="0"/>
                <w:sz w:val="36"/>
                <w:szCs w:val="36"/>
              </w:rPr>
            </w:pPr>
            <w:r w:rsidRPr="0087563C">
              <w:rPr>
                <w:rFonts w:ascii="Times New Roman" w:eastAsia="맑은 고딕" w:hAnsi="Times New Roman" w:cs="Times New Roman"/>
                <w:color w:val="000000"/>
                <w:kern w:val="24"/>
                <w:sz w:val="22"/>
              </w:rPr>
              <w:t>1552473_at</w:t>
            </w:r>
          </w:p>
        </w:tc>
        <w:tc>
          <w:tcPr>
            <w:tcW w:w="1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71CC965" w14:textId="77777777" w:rsidR="0087563C" w:rsidRPr="0087563C" w:rsidRDefault="0087563C" w:rsidP="0087563C">
            <w:pPr>
              <w:widowControl/>
              <w:wordWrap/>
              <w:autoSpaceDE/>
              <w:autoSpaceDN/>
              <w:spacing w:after="0" w:line="240" w:lineRule="auto"/>
              <w:jc w:val="center"/>
              <w:textAlignment w:val="center"/>
              <w:rPr>
                <w:rFonts w:ascii="Times New Roman" w:eastAsia="굴림" w:hAnsi="Times New Roman" w:cs="Times New Roman"/>
                <w:kern w:val="0"/>
                <w:sz w:val="36"/>
                <w:szCs w:val="36"/>
              </w:rPr>
            </w:pPr>
            <w:r w:rsidRPr="0087563C">
              <w:rPr>
                <w:rFonts w:ascii="Times New Roman" w:eastAsia="맑은 고딕" w:hAnsi="Times New Roman" w:cs="Times New Roman"/>
                <w:color w:val="000000"/>
                <w:kern w:val="24"/>
                <w:sz w:val="22"/>
              </w:rPr>
              <w:t>1.12E-17</w:t>
            </w:r>
          </w:p>
        </w:tc>
      </w:tr>
      <w:tr w:rsidR="0087563C" w:rsidRPr="0087563C" w14:paraId="1D74AB05" w14:textId="77777777" w:rsidTr="0087563C">
        <w:trPr>
          <w:trHeight w:val="215"/>
        </w:trPr>
        <w:tc>
          <w:tcPr>
            <w:tcW w:w="1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BC90C84" w14:textId="77777777" w:rsidR="0087563C" w:rsidRPr="0087563C" w:rsidRDefault="0087563C" w:rsidP="0087563C">
            <w:pPr>
              <w:widowControl/>
              <w:wordWrap/>
              <w:autoSpaceDE/>
              <w:autoSpaceDN/>
              <w:spacing w:after="0" w:line="240" w:lineRule="auto"/>
              <w:jc w:val="center"/>
              <w:textAlignment w:val="center"/>
              <w:rPr>
                <w:rFonts w:ascii="Times New Roman" w:eastAsia="굴림" w:hAnsi="Times New Roman" w:cs="Times New Roman"/>
                <w:kern w:val="0"/>
                <w:sz w:val="36"/>
                <w:szCs w:val="36"/>
              </w:rPr>
            </w:pPr>
            <w:r w:rsidRPr="0087563C">
              <w:rPr>
                <w:rFonts w:ascii="Times New Roman" w:eastAsia="맑은 고딕" w:hAnsi="Times New Roman" w:cs="Times New Roman"/>
                <w:color w:val="000000"/>
                <w:kern w:val="24"/>
                <w:sz w:val="22"/>
              </w:rPr>
              <w:t>1563853_at</w:t>
            </w:r>
          </w:p>
        </w:tc>
        <w:tc>
          <w:tcPr>
            <w:tcW w:w="1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AF1E897" w14:textId="77777777" w:rsidR="0087563C" w:rsidRPr="0087563C" w:rsidRDefault="0087563C" w:rsidP="0087563C">
            <w:pPr>
              <w:widowControl/>
              <w:wordWrap/>
              <w:autoSpaceDE/>
              <w:autoSpaceDN/>
              <w:spacing w:after="0" w:line="240" w:lineRule="auto"/>
              <w:jc w:val="center"/>
              <w:textAlignment w:val="center"/>
              <w:rPr>
                <w:rFonts w:ascii="Times New Roman" w:eastAsia="굴림" w:hAnsi="Times New Roman" w:cs="Times New Roman"/>
                <w:kern w:val="0"/>
                <w:sz w:val="36"/>
                <w:szCs w:val="36"/>
              </w:rPr>
            </w:pPr>
            <w:r w:rsidRPr="0087563C">
              <w:rPr>
                <w:rFonts w:ascii="Times New Roman" w:eastAsia="맑은 고딕" w:hAnsi="Times New Roman" w:cs="Times New Roman"/>
                <w:color w:val="000000"/>
                <w:kern w:val="24"/>
                <w:sz w:val="22"/>
              </w:rPr>
              <w:t>1.65E-14</w:t>
            </w:r>
          </w:p>
        </w:tc>
      </w:tr>
      <w:tr w:rsidR="0087563C" w:rsidRPr="0087563C" w14:paraId="60131900" w14:textId="77777777" w:rsidTr="0087563C">
        <w:trPr>
          <w:trHeight w:val="215"/>
        </w:trPr>
        <w:tc>
          <w:tcPr>
            <w:tcW w:w="1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1FD1A135" w14:textId="77777777" w:rsidR="0087563C" w:rsidRPr="0087563C" w:rsidRDefault="0087563C" w:rsidP="0087563C">
            <w:pPr>
              <w:widowControl/>
              <w:wordWrap/>
              <w:autoSpaceDE/>
              <w:autoSpaceDN/>
              <w:spacing w:after="0" w:line="240" w:lineRule="auto"/>
              <w:jc w:val="center"/>
              <w:textAlignment w:val="center"/>
              <w:rPr>
                <w:rFonts w:ascii="Times New Roman" w:eastAsia="굴림" w:hAnsi="Times New Roman" w:cs="Times New Roman"/>
                <w:kern w:val="0"/>
                <w:sz w:val="36"/>
                <w:szCs w:val="36"/>
              </w:rPr>
            </w:pPr>
            <w:r w:rsidRPr="0087563C">
              <w:rPr>
                <w:rFonts w:ascii="Times New Roman" w:eastAsia="맑은 고딕" w:hAnsi="Times New Roman" w:cs="Times New Roman"/>
                <w:color w:val="000000"/>
                <w:kern w:val="24"/>
                <w:sz w:val="22"/>
              </w:rPr>
              <w:t>200057_s_at</w:t>
            </w:r>
          </w:p>
        </w:tc>
        <w:tc>
          <w:tcPr>
            <w:tcW w:w="1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8221F2F" w14:textId="77777777" w:rsidR="0087563C" w:rsidRPr="0087563C" w:rsidRDefault="0087563C" w:rsidP="0087563C">
            <w:pPr>
              <w:widowControl/>
              <w:wordWrap/>
              <w:autoSpaceDE/>
              <w:autoSpaceDN/>
              <w:spacing w:after="0" w:line="240" w:lineRule="auto"/>
              <w:jc w:val="center"/>
              <w:textAlignment w:val="center"/>
              <w:rPr>
                <w:rFonts w:ascii="Times New Roman" w:eastAsia="굴림" w:hAnsi="Times New Roman" w:cs="Times New Roman"/>
                <w:kern w:val="0"/>
                <w:sz w:val="36"/>
                <w:szCs w:val="36"/>
              </w:rPr>
            </w:pPr>
            <w:r w:rsidRPr="0087563C">
              <w:rPr>
                <w:rFonts w:ascii="Times New Roman" w:eastAsia="맑은 고딕" w:hAnsi="Times New Roman" w:cs="Times New Roman"/>
                <w:color w:val="000000"/>
                <w:kern w:val="24"/>
                <w:sz w:val="22"/>
              </w:rPr>
              <w:t>9.03E-12</w:t>
            </w:r>
          </w:p>
        </w:tc>
      </w:tr>
      <w:tr w:rsidR="0087563C" w:rsidRPr="0087563C" w14:paraId="7B477AD1" w14:textId="77777777" w:rsidTr="0087563C">
        <w:trPr>
          <w:trHeight w:val="215"/>
        </w:trPr>
        <w:tc>
          <w:tcPr>
            <w:tcW w:w="1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7B3076A" w14:textId="77777777" w:rsidR="0087563C" w:rsidRPr="0087563C" w:rsidRDefault="0087563C" w:rsidP="0087563C">
            <w:pPr>
              <w:widowControl/>
              <w:wordWrap/>
              <w:autoSpaceDE/>
              <w:autoSpaceDN/>
              <w:spacing w:after="0" w:line="240" w:lineRule="auto"/>
              <w:jc w:val="center"/>
              <w:textAlignment w:val="center"/>
              <w:rPr>
                <w:rFonts w:ascii="Times New Roman" w:eastAsia="굴림" w:hAnsi="Times New Roman" w:cs="Times New Roman"/>
                <w:kern w:val="0"/>
                <w:sz w:val="36"/>
                <w:szCs w:val="36"/>
              </w:rPr>
            </w:pPr>
            <w:r w:rsidRPr="0087563C">
              <w:rPr>
                <w:rFonts w:ascii="Times New Roman" w:eastAsia="맑은 고딕" w:hAnsi="Times New Roman" w:cs="Times New Roman"/>
                <w:color w:val="000000"/>
                <w:kern w:val="24"/>
                <w:sz w:val="22"/>
              </w:rPr>
              <w:t>…</w:t>
            </w:r>
          </w:p>
        </w:tc>
        <w:tc>
          <w:tcPr>
            <w:tcW w:w="1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A30555D" w14:textId="77777777" w:rsidR="0087563C" w:rsidRPr="0087563C" w:rsidRDefault="0087563C" w:rsidP="0087563C">
            <w:pPr>
              <w:widowControl/>
              <w:wordWrap/>
              <w:autoSpaceDE/>
              <w:autoSpaceDN/>
              <w:spacing w:after="0" w:line="240" w:lineRule="auto"/>
              <w:jc w:val="center"/>
              <w:textAlignment w:val="center"/>
              <w:rPr>
                <w:rFonts w:ascii="Times New Roman" w:eastAsia="굴림" w:hAnsi="Times New Roman" w:cs="Times New Roman"/>
                <w:kern w:val="0"/>
                <w:sz w:val="36"/>
                <w:szCs w:val="36"/>
              </w:rPr>
            </w:pPr>
            <w:r w:rsidRPr="0087563C">
              <w:rPr>
                <w:rFonts w:ascii="Times New Roman" w:eastAsia="맑은 고딕" w:hAnsi="Times New Roman" w:cs="Times New Roman"/>
                <w:color w:val="000000"/>
                <w:kern w:val="24"/>
                <w:sz w:val="22"/>
              </w:rPr>
              <w:t>…</w:t>
            </w:r>
          </w:p>
        </w:tc>
      </w:tr>
    </w:tbl>
    <w:p w14:paraId="003FA050" w14:textId="77777777" w:rsidR="0087563C" w:rsidRDefault="0087563C" w:rsidP="009C7471">
      <w:pPr>
        <w:pStyle w:val="NumberArb"/>
        <w:numPr>
          <w:ilvl w:val="0"/>
          <w:numId w:val="0"/>
        </w:numPr>
        <w:rPr>
          <w:sz w:val="22"/>
          <w:szCs w:val="22"/>
        </w:rPr>
      </w:pPr>
    </w:p>
    <w:p w14:paraId="23F5BE42" w14:textId="6B5A813A" w:rsidR="002535AD" w:rsidRPr="00C97D9C" w:rsidRDefault="002535AD" w:rsidP="009C7471">
      <w:pPr>
        <w:pStyle w:val="NumberArb"/>
        <w:numPr>
          <w:ilvl w:val="0"/>
          <w:numId w:val="0"/>
        </w:numPr>
        <w:rPr>
          <w:b/>
          <w:sz w:val="22"/>
          <w:szCs w:val="22"/>
        </w:rPr>
      </w:pPr>
      <w:r w:rsidRPr="00C97D9C">
        <w:rPr>
          <w:b/>
          <w:sz w:val="22"/>
          <w:szCs w:val="22"/>
        </w:rPr>
        <w:t xml:space="preserve">Q. Export the expression data of </w:t>
      </w:r>
      <w:r w:rsidR="004023A7">
        <w:rPr>
          <w:b/>
          <w:sz w:val="22"/>
          <w:szCs w:val="22"/>
        </w:rPr>
        <w:t xml:space="preserve">top 100 </w:t>
      </w:r>
      <w:r w:rsidRPr="00C97D9C">
        <w:rPr>
          <w:b/>
          <w:sz w:val="22"/>
          <w:szCs w:val="22"/>
        </w:rPr>
        <w:t>DEGs</w:t>
      </w:r>
    </w:p>
    <w:p w14:paraId="2590AF5D" w14:textId="7ED6F9E8" w:rsidR="002535AD" w:rsidRDefault="002535AD" w:rsidP="009C7471">
      <w:pPr>
        <w:pStyle w:val="NumberArb"/>
        <w:numPr>
          <w:ilvl w:val="0"/>
          <w:numId w:val="0"/>
        </w:numPr>
        <w:rPr>
          <w:sz w:val="22"/>
          <w:szCs w:val="22"/>
        </w:rPr>
      </w:pPr>
      <w:r>
        <w:rPr>
          <w:sz w:val="22"/>
          <w:szCs w:val="22"/>
        </w:rPr>
        <w:t>- Show the text file output</w:t>
      </w:r>
      <w:ins w:id="11" w:author="thomas00420@gmail.com" w:date="2021-04-23T11:22:00Z">
        <w:r w:rsidR="004254A0">
          <w:rPr>
            <w:sz w:val="22"/>
            <w:szCs w:val="22"/>
          </w:rPr>
          <w:t xml:space="preserve"> (</w:t>
        </w:r>
      </w:ins>
      <w:ins w:id="12" w:author="thomas00420@gmail.com" w:date="2021-04-23T11:23:00Z">
        <w:r w:rsidR="004254A0">
          <w:rPr>
            <w:sz w:val="22"/>
            <w:szCs w:val="22"/>
          </w:rPr>
          <w:t>which contains normalized value of each genes</w:t>
        </w:r>
      </w:ins>
      <w:ins w:id="13" w:author="thomas00420@gmail.com" w:date="2021-04-23T11:22:00Z">
        <w:r w:rsidR="004254A0">
          <w:rPr>
            <w:sz w:val="22"/>
            <w:szCs w:val="22"/>
          </w:rPr>
          <w:t>)</w:t>
        </w:r>
      </w:ins>
    </w:p>
    <w:p w14:paraId="3AA44C4A" w14:textId="77777777" w:rsidR="002535AD" w:rsidRDefault="002535AD" w:rsidP="009C7471">
      <w:pPr>
        <w:pStyle w:val="NumberArb"/>
        <w:numPr>
          <w:ilvl w:val="0"/>
          <w:numId w:val="0"/>
        </w:numPr>
        <w:rPr>
          <w:sz w:val="22"/>
          <w:szCs w:val="22"/>
        </w:rPr>
      </w:pPr>
      <w:r>
        <w:rPr>
          <w:sz w:val="22"/>
          <w:szCs w:val="22"/>
        </w:rPr>
        <w:t>- Prepare ‘discovery dataset’ and ‘</w:t>
      </w:r>
      <w:r w:rsidR="0087563C">
        <w:rPr>
          <w:sz w:val="22"/>
          <w:szCs w:val="22"/>
        </w:rPr>
        <w:t>validation dataset</w:t>
      </w:r>
    </w:p>
    <w:p w14:paraId="4C0F93FD" w14:textId="77777777" w:rsidR="0087563C" w:rsidRDefault="0087563C" w:rsidP="009C7471">
      <w:pPr>
        <w:pStyle w:val="NumberArb"/>
        <w:numPr>
          <w:ilvl w:val="0"/>
          <w:numId w:val="0"/>
        </w:numPr>
        <w:rPr>
          <w:sz w:val="22"/>
          <w:szCs w:val="22"/>
        </w:rPr>
      </w:pPr>
      <w:r>
        <w:rPr>
          <w:sz w:val="22"/>
          <w:szCs w:val="22"/>
        </w:rPr>
        <w:t>Example)</w:t>
      </w:r>
    </w:p>
    <w:tbl>
      <w:tblPr>
        <w:tblW w:w="7679" w:type="dxa"/>
        <w:tblCellMar>
          <w:left w:w="0" w:type="dxa"/>
          <w:right w:w="0" w:type="dxa"/>
        </w:tblCellMar>
        <w:tblLook w:val="0600" w:firstRow="0" w:lastRow="0" w:firstColumn="0" w:lastColumn="0" w:noHBand="1" w:noVBand="1"/>
      </w:tblPr>
      <w:tblGrid>
        <w:gridCol w:w="1097"/>
        <w:gridCol w:w="1097"/>
        <w:gridCol w:w="1097"/>
        <w:gridCol w:w="1097"/>
        <w:gridCol w:w="1097"/>
        <w:gridCol w:w="1097"/>
        <w:gridCol w:w="1097"/>
      </w:tblGrid>
      <w:tr w:rsidR="0087563C" w:rsidRPr="0087563C" w14:paraId="360611CA" w14:textId="77777777" w:rsidTr="0087563C">
        <w:trPr>
          <w:trHeight w:val="299"/>
        </w:trPr>
        <w:tc>
          <w:tcPr>
            <w:tcW w:w="1097"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14:paraId="0CAD3A56" w14:textId="77777777" w:rsidR="0087563C" w:rsidRPr="0087563C" w:rsidRDefault="0087563C" w:rsidP="0087563C">
            <w:pPr>
              <w:widowControl/>
              <w:wordWrap/>
              <w:autoSpaceDE/>
              <w:autoSpaceDN/>
              <w:spacing w:after="0" w:line="240" w:lineRule="auto"/>
              <w:jc w:val="center"/>
              <w:textAlignment w:val="center"/>
              <w:rPr>
                <w:rFonts w:ascii="Times New Roman" w:eastAsia="굴림" w:hAnsi="Times New Roman" w:cs="Times New Roman"/>
                <w:kern w:val="0"/>
                <w:sz w:val="22"/>
              </w:rPr>
            </w:pP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14:paraId="6CA3BE85" w14:textId="77777777" w:rsidR="0087563C" w:rsidRPr="0087563C" w:rsidRDefault="0087563C" w:rsidP="0087563C">
            <w:pPr>
              <w:widowControl/>
              <w:wordWrap/>
              <w:autoSpaceDE/>
              <w:autoSpaceDN/>
              <w:spacing w:after="0" w:line="240" w:lineRule="auto"/>
              <w:jc w:val="center"/>
              <w:textAlignment w:val="center"/>
              <w:rPr>
                <w:rFonts w:ascii="Times New Roman" w:eastAsia="굴림" w:hAnsi="Times New Roman" w:cs="Times New Roman"/>
                <w:kern w:val="0"/>
                <w:sz w:val="22"/>
              </w:rPr>
            </w:pPr>
            <w:r w:rsidRPr="0087563C">
              <w:rPr>
                <w:rFonts w:ascii="Times New Roman" w:eastAsia="맑은 고딕" w:hAnsi="Times New Roman" w:cs="Times New Roman"/>
                <w:color w:val="000000"/>
                <w:kern w:val="24"/>
                <w:sz w:val="22"/>
              </w:rPr>
              <w:t>Cancer</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14:paraId="60D0E6E1" w14:textId="77777777" w:rsidR="0087563C" w:rsidRPr="0087563C" w:rsidRDefault="0087563C" w:rsidP="0087563C">
            <w:pPr>
              <w:widowControl/>
              <w:wordWrap/>
              <w:autoSpaceDE/>
              <w:autoSpaceDN/>
              <w:spacing w:after="0" w:line="240" w:lineRule="auto"/>
              <w:jc w:val="center"/>
              <w:textAlignment w:val="center"/>
              <w:rPr>
                <w:rFonts w:ascii="Times New Roman" w:eastAsia="굴림" w:hAnsi="Times New Roman" w:cs="Times New Roman"/>
                <w:kern w:val="0"/>
                <w:sz w:val="22"/>
              </w:rPr>
            </w:pPr>
            <w:r w:rsidRPr="0087563C">
              <w:rPr>
                <w:rFonts w:ascii="Times New Roman" w:eastAsia="맑은 고딕" w:hAnsi="Times New Roman" w:cs="Times New Roman"/>
                <w:color w:val="000000"/>
                <w:kern w:val="24"/>
                <w:sz w:val="22"/>
              </w:rPr>
              <w:t>Cancer</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14:paraId="49363B9A" w14:textId="77777777" w:rsidR="0087563C" w:rsidRPr="0087563C" w:rsidRDefault="0087563C" w:rsidP="0087563C">
            <w:pPr>
              <w:widowControl/>
              <w:wordWrap/>
              <w:autoSpaceDE/>
              <w:autoSpaceDN/>
              <w:spacing w:after="0" w:line="240" w:lineRule="auto"/>
              <w:jc w:val="center"/>
              <w:textAlignment w:val="center"/>
              <w:rPr>
                <w:rFonts w:ascii="Times New Roman" w:eastAsia="굴림" w:hAnsi="Times New Roman" w:cs="Times New Roman"/>
                <w:kern w:val="0"/>
                <w:sz w:val="22"/>
              </w:rPr>
            </w:pPr>
            <w:r w:rsidRPr="0087563C">
              <w:rPr>
                <w:rFonts w:ascii="Times New Roman" w:eastAsia="맑은 고딕" w:hAnsi="Times New Roman" w:cs="Times New Roman"/>
                <w:color w:val="000000"/>
                <w:kern w:val="24"/>
                <w:sz w:val="22"/>
              </w:rPr>
              <w:t>Cancer</w:t>
            </w:r>
          </w:p>
        </w:tc>
        <w:tc>
          <w:tcPr>
            <w:tcW w:w="1097" w:type="dxa"/>
            <w:vMerge w:val="restart"/>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14:paraId="40995212" w14:textId="77777777" w:rsidR="0087563C" w:rsidRPr="0087563C" w:rsidRDefault="0087563C" w:rsidP="0087563C">
            <w:pPr>
              <w:widowControl/>
              <w:wordWrap/>
              <w:autoSpaceDE/>
              <w:autoSpaceDN/>
              <w:spacing w:after="0" w:line="240" w:lineRule="auto"/>
              <w:jc w:val="center"/>
              <w:textAlignment w:val="center"/>
              <w:rPr>
                <w:rFonts w:ascii="Times New Roman" w:eastAsia="굴림" w:hAnsi="Times New Roman" w:cs="Times New Roman"/>
                <w:kern w:val="0"/>
                <w:sz w:val="22"/>
              </w:rPr>
            </w:pPr>
            <w:r w:rsidRPr="0087563C">
              <w:rPr>
                <w:rFonts w:ascii="Times New Roman" w:eastAsia="맑은 고딕" w:hAnsi="Times New Roman" w:cs="Times New Roman"/>
                <w:color w:val="000000"/>
                <w:kern w:val="24"/>
                <w:sz w:val="22"/>
              </w:rPr>
              <w:t>…</w:t>
            </w:r>
          </w:p>
          <w:p w14:paraId="54EE4F2F" w14:textId="77777777" w:rsidR="0087563C" w:rsidRPr="0087563C" w:rsidRDefault="0087563C" w:rsidP="0087563C">
            <w:pPr>
              <w:widowControl/>
              <w:wordWrap/>
              <w:autoSpaceDE/>
              <w:autoSpaceDN/>
              <w:spacing w:after="0" w:line="240" w:lineRule="auto"/>
              <w:jc w:val="center"/>
              <w:textAlignment w:val="center"/>
              <w:rPr>
                <w:rFonts w:ascii="Times New Roman" w:eastAsia="굴림" w:hAnsi="Times New Roman" w:cs="Times New Roman"/>
                <w:kern w:val="0"/>
                <w:sz w:val="22"/>
              </w:rPr>
            </w:pPr>
            <w:r w:rsidRPr="0087563C">
              <w:rPr>
                <w:rFonts w:ascii="Times New Roman" w:eastAsia="맑은 고딕" w:hAnsi="Times New Roman" w:cs="Times New Roman"/>
                <w:color w:val="000000"/>
                <w:kern w:val="24"/>
                <w:sz w:val="22"/>
              </w:rPr>
              <w:t>…</w:t>
            </w:r>
          </w:p>
          <w:p w14:paraId="5560A553" w14:textId="77777777" w:rsidR="0087563C" w:rsidRPr="0087563C" w:rsidRDefault="0087563C" w:rsidP="0087563C">
            <w:pPr>
              <w:widowControl/>
              <w:wordWrap/>
              <w:autoSpaceDE/>
              <w:autoSpaceDN/>
              <w:spacing w:after="0" w:line="240" w:lineRule="auto"/>
              <w:jc w:val="center"/>
              <w:textAlignment w:val="center"/>
              <w:rPr>
                <w:rFonts w:ascii="Times New Roman" w:eastAsia="굴림" w:hAnsi="Times New Roman" w:cs="Times New Roman"/>
                <w:kern w:val="0"/>
                <w:sz w:val="22"/>
              </w:rPr>
            </w:pPr>
            <w:r w:rsidRPr="0087563C">
              <w:rPr>
                <w:rFonts w:ascii="Times New Roman" w:eastAsia="맑은 고딕" w:hAnsi="Times New Roman" w:cs="Times New Roman"/>
                <w:color w:val="000000"/>
                <w:kern w:val="24"/>
                <w:sz w:val="22"/>
              </w:rPr>
              <w:t>…</w:t>
            </w:r>
          </w:p>
          <w:p w14:paraId="77B34687" w14:textId="77777777" w:rsidR="0087563C" w:rsidRPr="0087563C" w:rsidRDefault="0087563C" w:rsidP="0087563C">
            <w:pPr>
              <w:widowControl/>
              <w:wordWrap/>
              <w:autoSpaceDE/>
              <w:autoSpaceDN/>
              <w:spacing w:after="0" w:line="240" w:lineRule="auto"/>
              <w:jc w:val="center"/>
              <w:textAlignment w:val="center"/>
              <w:rPr>
                <w:rFonts w:ascii="Times New Roman" w:eastAsia="굴림" w:hAnsi="Times New Roman" w:cs="Times New Roman"/>
                <w:kern w:val="0"/>
                <w:sz w:val="22"/>
              </w:rPr>
            </w:pPr>
            <w:r w:rsidRPr="0087563C">
              <w:rPr>
                <w:rFonts w:ascii="Times New Roman" w:eastAsia="맑은 고딕" w:hAnsi="Times New Roman" w:cs="Times New Roman"/>
                <w:color w:val="000000"/>
                <w:kern w:val="24"/>
                <w:sz w:val="22"/>
              </w:rPr>
              <w:t>…</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14:paraId="33A5A008" w14:textId="77777777" w:rsidR="0087563C" w:rsidRPr="0087563C" w:rsidRDefault="0087563C" w:rsidP="0087563C">
            <w:pPr>
              <w:widowControl/>
              <w:wordWrap/>
              <w:autoSpaceDE/>
              <w:autoSpaceDN/>
              <w:spacing w:after="0" w:line="240" w:lineRule="auto"/>
              <w:jc w:val="center"/>
              <w:textAlignment w:val="center"/>
              <w:rPr>
                <w:rFonts w:ascii="Times New Roman" w:eastAsia="굴림" w:hAnsi="Times New Roman" w:cs="Times New Roman"/>
                <w:kern w:val="0"/>
                <w:sz w:val="22"/>
              </w:rPr>
            </w:pPr>
            <w:r w:rsidRPr="0087563C">
              <w:rPr>
                <w:rFonts w:ascii="Times New Roman" w:eastAsia="맑은 고딕" w:hAnsi="Times New Roman" w:cs="Times New Roman"/>
                <w:color w:val="000000"/>
                <w:kern w:val="24"/>
                <w:sz w:val="22"/>
              </w:rPr>
              <w:t>Control</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14:paraId="73F91776" w14:textId="77777777" w:rsidR="0087563C" w:rsidRPr="0087563C" w:rsidRDefault="0087563C" w:rsidP="0087563C">
            <w:pPr>
              <w:widowControl/>
              <w:wordWrap/>
              <w:autoSpaceDE/>
              <w:autoSpaceDN/>
              <w:spacing w:after="0" w:line="240" w:lineRule="auto"/>
              <w:jc w:val="center"/>
              <w:textAlignment w:val="center"/>
              <w:rPr>
                <w:rFonts w:ascii="Times New Roman" w:eastAsia="굴림" w:hAnsi="Times New Roman" w:cs="Times New Roman"/>
                <w:kern w:val="0"/>
                <w:sz w:val="22"/>
              </w:rPr>
            </w:pPr>
            <w:r w:rsidRPr="0087563C">
              <w:rPr>
                <w:rFonts w:ascii="Times New Roman" w:eastAsia="맑은 고딕" w:hAnsi="Times New Roman" w:cs="Times New Roman"/>
                <w:color w:val="000000"/>
                <w:kern w:val="24"/>
                <w:sz w:val="22"/>
              </w:rPr>
              <w:t>Control</w:t>
            </w:r>
          </w:p>
        </w:tc>
      </w:tr>
      <w:tr w:rsidR="0087563C" w:rsidRPr="0087563C" w14:paraId="1C05406B" w14:textId="77777777" w:rsidTr="0087563C">
        <w:trPr>
          <w:trHeight w:val="225"/>
        </w:trPr>
        <w:tc>
          <w:tcPr>
            <w:tcW w:w="1097"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14:paraId="21E5390B" w14:textId="77777777" w:rsidR="0087563C" w:rsidRPr="0087563C" w:rsidRDefault="0087563C" w:rsidP="0087563C">
            <w:pPr>
              <w:widowControl/>
              <w:wordWrap/>
              <w:autoSpaceDE/>
              <w:autoSpaceDN/>
              <w:spacing w:after="0" w:line="240" w:lineRule="auto"/>
              <w:jc w:val="center"/>
              <w:textAlignment w:val="center"/>
              <w:rPr>
                <w:rFonts w:ascii="Times New Roman" w:eastAsia="굴림" w:hAnsi="Times New Roman" w:cs="Times New Roman"/>
                <w:kern w:val="0"/>
                <w:sz w:val="22"/>
              </w:rPr>
            </w:pPr>
            <w:r w:rsidRPr="0087563C">
              <w:rPr>
                <w:rFonts w:ascii="Times New Roman" w:eastAsia="맑은 고딕" w:hAnsi="Times New Roman" w:cs="Times New Roman"/>
                <w:color w:val="000000"/>
                <w:kern w:val="24"/>
                <w:sz w:val="22"/>
              </w:rPr>
              <w:t>1007_s_at</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14:paraId="71CA197C" w14:textId="77777777" w:rsidR="0087563C" w:rsidRPr="0087563C" w:rsidRDefault="0087563C" w:rsidP="0087563C">
            <w:pPr>
              <w:widowControl/>
              <w:wordWrap/>
              <w:autoSpaceDE/>
              <w:autoSpaceDN/>
              <w:spacing w:after="0" w:line="240" w:lineRule="auto"/>
              <w:jc w:val="center"/>
              <w:textAlignment w:val="center"/>
              <w:rPr>
                <w:rFonts w:ascii="Times New Roman" w:eastAsia="굴림" w:hAnsi="Times New Roman" w:cs="Times New Roman"/>
                <w:kern w:val="0"/>
                <w:sz w:val="22"/>
              </w:rPr>
            </w:pPr>
            <w:r w:rsidRPr="0087563C">
              <w:rPr>
                <w:rFonts w:ascii="Times New Roman" w:eastAsia="맑은 고딕" w:hAnsi="Times New Roman" w:cs="Times New Roman"/>
                <w:color w:val="000000"/>
                <w:kern w:val="24"/>
                <w:sz w:val="22"/>
              </w:rPr>
              <w:t>13.4073</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14:paraId="7140969E" w14:textId="77777777" w:rsidR="0087563C" w:rsidRPr="0087563C" w:rsidRDefault="0087563C" w:rsidP="0087563C">
            <w:pPr>
              <w:widowControl/>
              <w:wordWrap/>
              <w:autoSpaceDE/>
              <w:autoSpaceDN/>
              <w:spacing w:after="0" w:line="240" w:lineRule="auto"/>
              <w:jc w:val="center"/>
              <w:textAlignment w:val="center"/>
              <w:rPr>
                <w:rFonts w:ascii="Times New Roman" w:eastAsia="굴림" w:hAnsi="Times New Roman" w:cs="Times New Roman"/>
                <w:kern w:val="0"/>
                <w:sz w:val="22"/>
              </w:rPr>
            </w:pPr>
            <w:r w:rsidRPr="0087563C">
              <w:rPr>
                <w:rFonts w:ascii="Times New Roman" w:eastAsia="맑은 고딕" w:hAnsi="Times New Roman" w:cs="Times New Roman"/>
                <w:color w:val="000000"/>
                <w:kern w:val="24"/>
                <w:sz w:val="22"/>
              </w:rPr>
              <w:t>13.0307</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14:paraId="55DF0CE1" w14:textId="77777777" w:rsidR="0087563C" w:rsidRPr="0087563C" w:rsidRDefault="0087563C" w:rsidP="0087563C">
            <w:pPr>
              <w:widowControl/>
              <w:wordWrap/>
              <w:autoSpaceDE/>
              <w:autoSpaceDN/>
              <w:spacing w:after="0" w:line="240" w:lineRule="auto"/>
              <w:jc w:val="center"/>
              <w:textAlignment w:val="center"/>
              <w:rPr>
                <w:rFonts w:ascii="Times New Roman" w:eastAsia="굴림" w:hAnsi="Times New Roman" w:cs="Times New Roman"/>
                <w:kern w:val="0"/>
                <w:sz w:val="22"/>
              </w:rPr>
            </w:pPr>
            <w:r w:rsidRPr="0087563C">
              <w:rPr>
                <w:rFonts w:ascii="Times New Roman" w:eastAsia="맑은 고딕" w:hAnsi="Times New Roman" w:cs="Times New Roman"/>
                <w:color w:val="000000"/>
                <w:kern w:val="24"/>
                <w:sz w:val="22"/>
              </w:rPr>
              <w:t>12.854</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8FDF9B7" w14:textId="77777777" w:rsidR="0087563C" w:rsidRPr="0087563C" w:rsidRDefault="0087563C" w:rsidP="0087563C">
            <w:pPr>
              <w:widowControl/>
              <w:wordWrap/>
              <w:autoSpaceDE/>
              <w:autoSpaceDN/>
              <w:spacing w:after="0" w:line="240" w:lineRule="auto"/>
              <w:jc w:val="center"/>
              <w:rPr>
                <w:rFonts w:ascii="Times New Roman" w:eastAsia="굴림" w:hAnsi="Times New Roman" w:cs="Times New Roman"/>
                <w:kern w:val="0"/>
                <w:sz w:val="22"/>
              </w:rPr>
            </w:pP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14:paraId="7261C37C" w14:textId="77777777" w:rsidR="0087563C" w:rsidRPr="0087563C" w:rsidRDefault="0087563C" w:rsidP="0087563C">
            <w:pPr>
              <w:widowControl/>
              <w:wordWrap/>
              <w:autoSpaceDE/>
              <w:autoSpaceDN/>
              <w:spacing w:after="0" w:line="240" w:lineRule="auto"/>
              <w:jc w:val="center"/>
              <w:textAlignment w:val="center"/>
              <w:rPr>
                <w:rFonts w:ascii="Times New Roman" w:eastAsia="굴림" w:hAnsi="Times New Roman" w:cs="Times New Roman"/>
                <w:kern w:val="0"/>
                <w:sz w:val="22"/>
              </w:rPr>
            </w:pPr>
            <w:r w:rsidRPr="0087563C">
              <w:rPr>
                <w:rFonts w:ascii="Times New Roman" w:eastAsia="맑은 고딕" w:hAnsi="Times New Roman" w:cs="Times New Roman"/>
                <w:color w:val="000000"/>
                <w:kern w:val="24"/>
                <w:sz w:val="22"/>
              </w:rPr>
              <w:t>12.1972</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14:paraId="2B955C5E" w14:textId="77777777" w:rsidR="0087563C" w:rsidRPr="0087563C" w:rsidRDefault="0087563C" w:rsidP="0087563C">
            <w:pPr>
              <w:widowControl/>
              <w:wordWrap/>
              <w:autoSpaceDE/>
              <w:autoSpaceDN/>
              <w:spacing w:after="0" w:line="240" w:lineRule="auto"/>
              <w:jc w:val="center"/>
              <w:textAlignment w:val="center"/>
              <w:rPr>
                <w:rFonts w:ascii="Times New Roman" w:eastAsia="굴림" w:hAnsi="Times New Roman" w:cs="Times New Roman"/>
                <w:kern w:val="0"/>
                <w:sz w:val="22"/>
              </w:rPr>
            </w:pPr>
            <w:r w:rsidRPr="0087563C">
              <w:rPr>
                <w:rFonts w:ascii="Times New Roman" w:eastAsia="맑은 고딕" w:hAnsi="Times New Roman" w:cs="Times New Roman"/>
                <w:color w:val="000000"/>
                <w:kern w:val="24"/>
                <w:sz w:val="22"/>
              </w:rPr>
              <w:t>12.2694</w:t>
            </w:r>
          </w:p>
        </w:tc>
      </w:tr>
      <w:tr w:rsidR="0087563C" w:rsidRPr="0087563C" w14:paraId="69E2BD5E" w14:textId="77777777" w:rsidTr="0087563C">
        <w:trPr>
          <w:trHeight w:val="225"/>
        </w:trPr>
        <w:tc>
          <w:tcPr>
            <w:tcW w:w="1097"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14:paraId="1084FA2D" w14:textId="77777777" w:rsidR="0087563C" w:rsidRPr="0087563C" w:rsidRDefault="0087563C" w:rsidP="0087563C">
            <w:pPr>
              <w:widowControl/>
              <w:wordWrap/>
              <w:autoSpaceDE/>
              <w:autoSpaceDN/>
              <w:spacing w:after="0" w:line="240" w:lineRule="auto"/>
              <w:jc w:val="center"/>
              <w:textAlignment w:val="center"/>
              <w:rPr>
                <w:rFonts w:ascii="Times New Roman" w:eastAsia="굴림" w:hAnsi="Times New Roman" w:cs="Times New Roman"/>
                <w:kern w:val="0"/>
                <w:sz w:val="22"/>
              </w:rPr>
            </w:pPr>
            <w:r w:rsidRPr="0087563C">
              <w:rPr>
                <w:rFonts w:ascii="Times New Roman" w:eastAsia="맑은 고딕" w:hAnsi="Times New Roman" w:cs="Times New Roman"/>
                <w:color w:val="000000"/>
                <w:kern w:val="24"/>
                <w:sz w:val="22"/>
              </w:rPr>
              <w:t>1053_at</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14:paraId="587E57C1" w14:textId="77777777" w:rsidR="0087563C" w:rsidRPr="0087563C" w:rsidRDefault="0087563C" w:rsidP="0087563C">
            <w:pPr>
              <w:widowControl/>
              <w:wordWrap/>
              <w:autoSpaceDE/>
              <w:autoSpaceDN/>
              <w:spacing w:after="0" w:line="240" w:lineRule="auto"/>
              <w:jc w:val="center"/>
              <w:textAlignment w:val="center"/>
              <w:rPr>
                <w:rFonts w:ascii="Times New Roman" w:eastAsia="굴림" w:hAnsi="Times New Roman" w:cs="Times New Roman"/>
                <w:kern w:val="0"/>
                <w:sz w:val="22"/>
              </w:rPr>
            </w:pPr>
            <w:r w:rsidRPr="0087563C">
              <w:rPr>
                <w:rFonts w:ascii="Times New Roman" w:eastAsia="맑은 고딕" w:hAnsi="Times New Roman" w:cs="Times New Roman"/>
                <w:color w:val="000000"/>
                <w:kern w:val="24"/>
                <w:sz w:val="22"/>
              </w:rPr>
              <w:t>8.4921</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14:paraId="01F964ED" w14:textId="77777777" w:rsidR="0087563C" w:rsidRPr="0087563C" w:rsidRDefault="0087563C" w:rsidP="0087563C">
            <w:pPr>
              <w:widowControl/>
              <w:wordWrap/>
              <w:autoSpaceDE/>
              <w:autoSpaceDN/>
              <w:spacing w:after="0" w:line="240" w:lineRule="auto"/>
              <w:jc w:val="center"/>
              <w:textAlignment w:val="center"/>
              <w:rPr>
                <w:rFonts w:ascii="Times New Roman" w:eastAsia="굴림" w:hAnsi="Times New Roman" w:cs="Times New Roman"/>
                <w:kern w:val="0"/>
                <w:sz w:val="22"/>
              </w:rPr>
            </w:pPr>
            <w:r w:rsidRPr="0087563C">
              <w:rPr>
                <w:rFonts w:ascii="Times New Roman" w:eastAsia="맑은 고딕" w:hAnsi="Times New Roman" w:cs="Times New Roman"/>
                <w:color w:val="000000"/>
                <w:kern w:val="24"/>
                <w:sz w:val="22"/>
              </w:rPr>
              <w:t>8.4</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14:paraId="57A19B75" w14:textId="77777777" w:rsidR="0087563C" w:rsidRPr="0087563C" w:rsidRDefault="0087563C" w:rsidP="0087563C">
            <w:pPr>
              <w:widowControl/>
              <w:wordWrap/>
              <w:autoSpaceDE/>
              <w:autoSpaceDN/>
              <w:spacing w:after="0" w:line="240" w:lineRule="auto"/>
              <w:jc w:val="center"/>
              <w:textAlignment w:val="center"/>
              <w:rPr>
                <w:rFonts w:ascii="Times New Roman" w:eastAsia="굴림" w:hAnsi="Times New Roman" w:cs="Times New Roman"/>
                <w:kern w:val="0"/>
                <w:sz w:val="22"/>
              </w:rPr>
            </w:pPr>
            <w:r w:rsidRPr="0087563C">
              <w:rPr>
                <w:rFonts w:ascii="Times New Roman" w:eastAsia="맑은 고딕" w:hAnsi="Times New Roman" w:cs="Times New Roman"/>
                <w:color w:val="000000"/>
                <w:kern w:val="24"/>
                <w:sz w:val="22"/>
              </w:rPr>
              <w:t>9.4716</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DD5BCA8" w14:textId="77777777" w:rsidR="0087563C" w:rsidRPr="0087563C" w:rsidRDefault="0087563C" w:rsidP="0087563C">
            <w:pPr>
              <w:widowControl/>
              <w:wordWrap/>
              <w:autoSpaceDE/>
              <w:autoSpaceDN/>
              <w:spacing w:after="0" w:line="240" w:lineRule="auto"/>
              <w:jc w:val="center"/>
              <w:rPr>
                <w:rFonts w:ascii="Times New Roman" w:eastAsia="굴림" w:hAnsi="Times New Roman" w:cs="Times New Roman"/>
                <w:kern w:val="0"/>
                <w:sz w:val="22"/>
              </w:rPr>
            </w:pP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14:paraId="3BB3721E" w14:textId="77777777" w:rsidR="0087563C" w:rsidRPr="0087563C" w:rsidRDefault="0087563C" w:rsidP="0087563C">
            <w:pPr>
              <w:widowControl/>
              <w:wordWrap/>
              <w:autoSpaceDE/>
              <w:autoSpaceDN/>
              <w:spacing w:after="0" w:line="240" w:lineRule="auto"/>
              <w:jc w:val="center"/>
              <w:textAlignment w:val="center"/>
              <w:rPr>
                <w:rFonts w:ascii="Times New Roman" w:eastAsia="굴림" w:hAnsi="Times New Roman" w:cs="Times New Roman"/>
                <w:kern w:val="0"/>
                <w:sz w:val="22"/>
              </w:rPr>
            </w:pPr>
            <w:r w:rsidRPr="0087563C">
              <w:rPr>
                <w:rFonts w:ascii="Times New Roman" w:eastAsia="맑은 고딕" w:hAnsi="Times New Roman" w:cs="Times New Roman"/>
                <w:color w:val="000000"/>
                <w:kern w:val="24"/>
                <w:sz w:val="22"/>
              </w:rPr>
              <w:t>8.0717</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14:paraId="6E2DB0C1" w14:textId="77777777" w:rsidR="0087563C" w:rsidRPr="0087563C" w:rsidRDefault="0087563C" w:rsidP="0087563C">
            <w:pPr>
              <w:widowControl/>
              <w:wordWrap/>
              <w:autoSpaceDE/>
              <w:autoSpaceDN/>
              <w:spacing w:after="0" w:line="240" w:lineRule="auto"/>
              <w:jc w:val="center"/>
              <w:textAlignment w:val="center"/>
              <w:rPr>
                <w:rFonts w:ascii="Times New Roman" w:eastAsia="굴림" w:hAnsi="Times New Roman" w:cs="Times New Roman"/>
                <w:kern w:val="0"/>
                <w:sz w:val="22"/>
              </w:rPr>
            </w:pPr>
            <w:r w:rsidRPr="0087563C">
              <w:rPr>
                <w:rFonts w:ascii="Times New Roman" w:eastAsia="맑은 고딕" w:hAnsi="Times New Roman" w:cs="Times New Roman"/>
                <w:color w:val="000000"/>
                <w:kern w:val="24"/>
                <w:sz w:val="22"/>
              </w:rPr>
              <w:t>8.3959</w:t>
            </w:r>
          </w:p>
        </w:tc>
      </w:tr>
      <w:tr w:rsidR="0087563C" w:rsidRPr="0087563C" w14:paraId="0D4BB49A" w14:textId="77777777" w:rsidTr="0087563C">
        <w:trPr>
          <w:trHeight w:val="231"/>
        </w:trPr>
        <w:tc>
          <w:tcPr>
            <w:tcW w:w="1097"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14:paraId="3A87B6A9" w14:textId="77777777" w:rsidR="0087563C" w:rsidRPr="0087563C" w:rsidRDefault="0087563C" w:rsidP="0087563C">
            <w:pPr>
              <w:widowControl/>
              <w:wordWrap/>
              <w:autoSpaceDE/>
              <w:autoSpaceDN/>
              <w:spacing w:after="0" w:line="240" w:lineRule="auto"/>
              <w:jc w:val="center"/>
              <w:textAlignment w:val="center"/>
              <w:rPr>
                <w:rFonts w:ascii="Times New Roman" w:eastAsia="굴림" w:hAnsi="Times New Roman" w:cs="Times New Roman"/>
                <w:kern w:val="0"/>
                <w:sz w:val="22"/>
              </w:rPr>
            </w:pPr>
            <w:r w:rsidRPr="0087563C">
              <w:rPr>
                <w:rFonts w:ascii="Times New Roman" w:eastAsia="맑은 고딕" w:hAnsi="Times New Roman" w:cs="Times New Roman"/>
                <w:color w:val="000000"/>
                <w:kern w:val="24"/>
                <w:sz w:val="22"/>
              </w:rPr>
              <w:t>1255_g_at</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14:paraId="0377405F" w14:textId="77777777" w:rsidR="0087563C" w:rsidRPr="0087563C" w:rsidRDefault="0087563C" w:rsidP="0087563C">
            <w:pPr>
              <w:widowControl/>
              <w:wordWrap/>
              <w:autoSpaceDE/>
              <w:autoSpaceDN/>
              <w:spacing w:after="0" w:line="240" w:lineRule="auto"/>
              <w:jc w:val="center"/>
              <w:textAlignment w:val="center"/>
              <w:rPr>
                <w:rFonts w:ascii="Times New Roman" w:eastAsia="굴림" w:hAnsi="Times New Roman" w:cs="Times New Roman"/>
                <w:kern w:val="0"/>
                <w:sz w:val="22"/>
              </w:rPr>
            </w:pPr>
            <w:r w:rsidRPr="0087563C">
              <w:rPr>
                <w:rFonts w:ascii="Times New Roman" w:eastAsia="맑은 고딕" w:hAnsi="Times New Roman" w:cs="Times New Roman"/>
                <w:color w:val="000000"/>
                <w:kern w:val="24"/>
                <w:sz w:val="22"/>
              </w:rPr>
              <w:t>6.2366</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14:paraId="10ED4139" w14:textId="77777777" w:rsidR="0087563C" w:rsidRPr="0087563C" w:rsidRDefault="0087563C" w:rsidP="0087563C">
            <w:pPr>
              <w:widowControl/>
              <w:wordWrap/>
              <w:autoSpaceDE/>
              <w:autoSpaceDN/>
              <w:spacing w:after="0" w:line="240" w:lineRule="auto"/>
              <w:jc w:val="center"/>
              <w:textAlignment w:val="center"/>
              <w:rPr>
                <w:rFonts w:ascii="Times New Roman" w:eastAsia="굴림" w:hAnsi="Times New Roman" w:cs="Times New Roman"/>
                <w:kern w:val="0"/>
                <w:sz w:val="22"/>
              </w:rPr>
            </w:pPr>
            <w:r w:rsidRPr="0087563C">
              <w:rPr>
                <w:rFonts w:ascii="Times New Roman" w:eastAsia="맑은 고딕" w:hAnsi="Times New Roman" w:cs="Times New Roman"/>
                <w:color w:val="000000"/>
                <w:kern w:val="24"/>
                <w:sz w:val="22"/>
              </w:rPr>
              <w:t>6.5821</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14:paraId="78EBF0D5" w14:textId="77777777" w:rsidR="0087563C" w:rsidRPr="0087563C" w:rsidRDefault="0087563C" w:rsidP="0087563C">
            <w:pPr>
              <w:widowControl/>
              <w:wordWrap/>
              <w:autoSpaceDE/>
              <w:autoSpaceDN/>
              <w:spacing w:after="0" w:line="240" w:lineRule="auto"/>
              <w:jc w:val="center"/>
              <w:textAlignment w:val="center"/>
              <w:rPr>
                <w:rFonts w:ascii="Times New Roman" w:eastAsia="굴림" w:hAnsi="Times New Roman" w:cs="Times New Roman"/>
                <w:kern w:val="0"/>
                <w:sz w:val="22"/>
              </w:rPr>
            </w:pPr>
            <w:r w:rsidRPr="0087563C">
              <w:rPr>
                <w:rFonts w:ascii="Times New Roman" w:eastAsia="맑은 고딕" w:hAnsi="Times New Roman" w:cs="Times New Roman"/>
                <w:color w:val="000000"/>
                <w:kern w:val="24"/>
                <w:sz w:val="22"/>
              </w:rPr>
              <w:t>8.2705</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E832660" w14:textId="77777777" w:rsidR="0087563C" w:rsidRPr="0087563C" w:rsidRDefault="0087563C" w:rsidP="0087563C">
            <w:pPr>
              <w:widowControl/>
              <w:wordWrap/>
              <w:autoSpaceDE/>
              <w:autoSpaceDN/>
              <w:spacing w:after="0" w:line="240" w:lineRule="auto"/>
              <w:jc w:val="center"/>
              <w:rPr>
                <w:rFonts w:ascii="Times New Roman" w:eastAsia="굴림" w:hAnsi="Times New Roman" w:cs="Times New Roman"/>
                <w:kern w:val="0"/>
                <w:sz w:val="22"/>
              </w:rPr>
            </w:pP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14:paraId="5863E240" w14:textId="77777777" w:rsidR="0087563C" w:rsidRPr="0087563C" w:rsidRDefault="0087563C" w:rsidP="0087563C">
            <w:pPr>
              <w:widowControl/>
              <w:wordWrap/>
              <w:autoSpaceDE/>
              <w:autoSpaceDN/>
              <w:spacing w:after="0" w:line="240" w:lineRule="auto"/>
              <w:jc w:val="center"/>
              <w:textAlignment w:val="center"/>
              <w:rPr>
                <w:rFonts w:ascii="Times New Roman" w:eastAsia="굴림" w:hAnsi="Times New Roman" w:cs="Times New Roman"/>
                <w:kern w:val="0"/>
                <w:sz w:val="22"/>
              </w:rPr>
            </w:pPr>
            <w:r w:rsidRPr="0087563C">
              <w:rPr>
                <w:rFonts w:ascii="Times New Roman" w:eastAsia="맑은 고딕" w:hAnsi="Times New Roman" w:cs="Times New Roman"/>
                <w:color w:val="000000"/>
                <w:kern w:val="24"/>
                <w:sz w:val="22"/>
              </w:rPr>
              <w:t>7.7682</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14:paraId="0AEBA5FE" w14:textId="77777777" w:rsidR="0087563C" w:rsidRPr="0087563C" w:rsidRDefault="0087563C" w:rsidP="0087563C">
            <w:pPr>
              <w:widowControl/>
              <w:wordWrap/>
              <w:autoSpaceDE/>
              <w:autoSpaceDN/>
              <w:spacing w:after="0" w:line="240" w:lineRule="auto"/>
              <w:jc w:val="center"/>
              <w:textAlignment w:val="center"/>
              <w:rPr>
                <w:rFonts w:ascii="Times New Roman" w:eastAsia="굴림" w:hAnsi="Times New Roman" w:cs="Times New Roman"/>
                <w:kern w:val="0"/>
                <w:sz w:val="22"/>
              </w:rPr>
            </w:pPr>
            <w:r w:rsidRPr="0087563C">
              <w:rPr>
                <w:rFonts w:ascii="Times New Roman" w:eastAsia="맑은 고딕" w:hAnsi="Times New Roman" w:cs="Times New Roman"/>
                <w:color w:val="000000"/>
                <w:kern w:val="24"/>
                <w:sz w:val="22"/>
              </w:rPr>
              <w:t>7.5675</w:t>
            </w:r>
          </w:p>
        </w:tc>
      </w:tr>
      <w:tr w:rsidR="0087563C" w:rsidRPr="0087563C" w14:paraId="112FA5BB" w14:textId="77777777" w:rsidTr="0087563C">
        <w:trPr>
          <w:trHeight w:val="231"/>
        </w:trPr>
        <w:tc>
          <w:tcPr>
            <w:tcW w:w="1097"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14:paraId="2C5C3BAF" w14:textId="77777777" w:rsidR="0087563C" w:rsidRPr="0087563C" w:rsidRDefault="0087563C" w:rsidP="0087563C">
            <w:pPr>
              <w:widowControl/>
              <w:wordWrap/>
              <w:autoSpaceDE/>
              <w:autoSpaceDN/>
              <w:spacing w:after="0" w:line="240" w:lineRule="auto"/>
              <w:jc w:val="center"/>
              <w:textAlignment w:val="center"/>
              <w:rPr>
                <w:rFonts w:ascii="Times New Roman" w:eastAsia="굴림" w:hAnsi="Times New Roman" w:cs="Times New Roman"/>
                <w:kern w:val="0"/>
                <w:sz w:val="22"/>
              </w:rPr>
            </w:pPr>
            <w:r w:rsidRPr="0087563C">
              <w:rPr>
                <w:rFonts w:ascii="Times New Roman" w:eastAsia="맑은 고딕" w:hAnsi="Times New Roman" w:cs="Times New Roman"/>
                <w:color w:val="000000"/>
                <w:kern w:val="24"/>
                <w:sz w:val="22"/>
              </w:rPr>
              <w:t>…</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14:paraId="696A63D7" w14:textId="77777777" w:rsidR="0087563C" w:rsidRPr="0087563C" w:rsidRDefault="0087563C" w:rsidP="0087563C">
            <w:pPr>
              <w:widowControl/>
              <w:wordWrap/>
              <w:autoSpaceDE/>
              <w:autoSpaceDN/>
              <w:spacing w:after="0" w:line="240" w:lineRule="auto"/>
              <w:jc w:val="center"/>
              <w:textAlignment w:val="center"/>
              <w:rPr>
                <w:rFonts w:ascii="Times New Roman" w:eastAsia="굴림" w:hAnsi="Times New Roman" w:cs="Times New Roman"/>
                <w:kern w:val="0"/>
                <w:sz w:val="22"/>
              </w:rPr>
            </w:pPr>
            <w:r w:rsidRPr="0087563C">
              <w:rPr>
                <w:rFonts w:ascii="Times New Roman" w:eastAsia="맑은 고딕" w:hAnsi="Times New Roman" w:cs="Times New Roman"/>
                <w:color w:val="000000"/>
                <w:kern w:val="24"/>
                <w:sz w:val="22"/>
              </w:rPr>
              <w:t>…</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14:paraId="318522F2" w14:textId="77777777" w:rsidR="0087563C" w:rsidRPr="0087563C" w:rsidRDefault="0087563C" w:rsidP="0087563C">
            <w:pPr>
              <w:widowControl/>
              <w:wordWrap/>
              <w:autoSpaceDE/>
              <w:autoSpaceDN/>
              <w:spacing w:after="0" w:line="240" w:lineRule="auto"/>
              <w:jc w:val="center"/>
              <w:textAlignment w:val="center"/>
              <w:rPr>
                <w:rFonts w:ascii="Times New Roman" w:eastAsia="굴림" w:hAnsi="Times New Roman" w:cs="Times New Roman"/>
                <w:kern w:val="0"/>
                <w:sz w:val="22"/>
              </w:rPr>
            </w:pPr>
            <w:r w:rsidRPr="0087563C">
              <w:rPr>
                <w:rFonts w:ascii="Times New Roman" w:eastAsia="맑은 고딕" w:hAnsi="Times New Roman" w:cs="Times New Roman"/>
                <w:color w:val="000000"/>
                <w:kern w:val="24"/>
                <w:sz w:val="22"/>
              </w:rPr>
              <w:t>…</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14:paraId="5B9A70B5" w14:textId="77777777" w:rsidR="0087563C" w:rsidRPr="0087563C" w:rsidRDefault="0087563C" w:rsidP="0087563C">
            <w:pPr>
              <w:widowControl/>
              <w:wordWrap/>
              <w:autoSpaceDE/>
              <w:autoSpaceDN/>
              <w:spacing w:after="0" w:line="240" w:lineRule="auto"/>
              <w:jc w:val="center"/>
              <w:textAlignment w:val="center"/>
              <w:rPr>
                <w:rFonts w:ascii="Times New Roman" w:eastAsia="굴림" w:hAnsi="Times New Roman" w:cs="Times New Roman"/>
                <w:kern w:val="0"/>
                <w:sz w:val="22"/>
              </w:rPr>
            </w:pPr>
            <w:r w:rsidRPr="0087563C">
              <w:rPr>
                <w:rFonts w:ascii="Times New Roman" w:eastAsia="맑은 고딕" w:hAnsi="Times New Roman" w:cs="Times New Roman"/>
                <w:color w:val="000000"/>
                <w:kern w:val="24"/>
                <w:sz w:val="22"/>
              </w:rPr>
              <w:t>…</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14:paraId="4EE2C4F1" w14:textId="77777777" w:rsidR="0087563C" w:rsidRPr="0087563C" w:rsidRDefault="0087563C" w:rsidP="0087563C">
            <w:pPr>
              <w:widowControl/>
              <w:wordWrap/>
              <w:autoSpaceDE/>
              <w:autoSpaceDN/>
              <w:spacing w:after="0" w:line="240" w:lineRule="auto"/>
              <w:jc w:val="center"/>
              <w:textAlignment w:val="center"/>
              <w:rPr>
                <w:rFonts w:ascii="Times New Roman" w:eastAsia="굴림" w:hAnsi="Times New Roman" w:cs="Times New Roman"/>
                <w:kern w:val="0"/>
                <w:sz w:val="22"/>
              </w:rPr>
            </w:pPr>
            <w:r w:rsidRPr="0087563C">
              <w:rPr>
                <w:rFonts w:ascii="Times New Roman" w:eastAsia="맑은 고딕" w:hAnsi="Times New Roman" w:cs="Times New Roman"/>
                <w:color w:val="000000"/>
                <w:kern w:val="24"/>
                <w:sz w:val="22"/>
              </w:rPr>
              <w:t>…</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14:paraId="6CAA2EAF" w14:textId="77777777" w:rsidR="0087563C" w:rsidRPr="0087563C" w:rsidRDefault="0087563C" w:rsidP="0087563C">
            <w:pPr>
              <w:widowControl/>
              <w:wordWrap/>
              <w:autoSpaceDE/>
              <w:autoSpaceDN/>
              <w:spacing w:after="0" w:line="240" w:lineRule="auto"/>
              <w:jc w:val="center"/>
              <w:textAlignment w:val="center"/>
              <w:rPr>
                <w:rFonts w:ascii="Times New Roman" w:eastAsia="굴림" w:hAnsi="Times New Roman" w:cs="Times New Roman"/>
                <w:kern w:val="0"/>
                <w:sz w:val="22"/>
              </w:rPr>
            </w:pPr>
            <w:r w:rsidRPr="0087563C">
              <w:rPr>
                <w:rFonts w:ascii="Times New Roman" w:eastAsia="맑은 고딕" w:hAnsi="Times New Roman" w:cs="Times New Roman"/>
                <w:color w:val="000000"/>
                <w:kern w:val="24"/>
                <w:sz w:val="22"/>
              </w:rPr>
              <w:t>…</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14:paraId="57CDE74F" w14:textId="77777777" w:rsidR="0087563C" w:rsidRPr="0087563C" w:rsidRDefault="0087563C" w:rsidP="0087563C">
            <w:pPr>
              <w:widowControl/>
              <w:wordWrap/>
              <w:autoSpaceDE/>
              <w:autoSpaceDN/>
              <w:spacing w:after="0" w:line="240" w:lineRule="auto"/>
              <w:jc w:val="center"/>
              <w:textAlignment w:val="center"/>
              <w:rPr>
                <w:rFonts w:ascii="Times New Roman" w:eastAsia="굴림" w:hAnsi="Times New Roman" w:cs="Times New Roman"/>
                <w:kern w:val="0"/>
                <w:sz w:val="22"/>
              </w:rPr>
            </w:pPr>
            <w:r w:rsidRPr="0087563C">
              <w:rPr>
                <w:rFonts w:ascii="Times New Roman" w:eastAsia="맑은 고딕" w:hAnsi="Times New Roman" w:cs="Times New Roman"/>
                <w:color w:val="000000"/>
                <w:kern w:val="24"/>
                <w:sz w:val="22"/>
              </w:rPr>
              <w:t>…</w:t>
            </w:r>
          </w:p>
        </w:tc>
      </w:tr>
    </w:tbl>
    <w:p w14:paraId="6BF5BD37" w14:textId="77777777" w:rsidR="0087563C" w:rsidRDefault="0087563C" w:rsidP="009C7471">
      <w:pPr>
        <w:pStyle w:val="NumberArb"/>
        <w:numPr>
          <w:ilvl w:val="0"/>
          <w:numId w:val="0"/>
        </w:numPr>
        <w:rPr>
          <w:sz w:val="22"/>
          <w:szCs w:val="22"/>
        </w:rPr>
      </w:pPr>
    </w:p>
    <w:p w14:paraId="4D68CF5B" w14:textId="77777777" w:rsidR="002535AD" w:rsidRPr="0087563C" w:rsidRDefault="002535AD" w:rsidP="009C7471">
      <w:pPr>
        <w:pStyle w:val="NumberArb"/>
        <w:numPr>
          <w:ilvl w:val="0"/>
          <w:numId w:val="0"/>
        </w:numPr>
        <w:rPr>
          <w:b/>
          <w:sz w:val="22"/>
          <w:szCs w:val="22"/>
        </w:rPr>
      </w:pPr>
      <w:r w:rsidRPr="0087563C">
        <w:rPr>
          <w:b/>
          <w:sz w:val="22"/>
          <w:szCs w:val="22"/>
        </w:rPr>
        <w:t>Q. Explain about the results of t-test with proper diagrams</w:t>
      </w:r>
    </w:p>
    <w:p w14:paraId="48E7B0F2" w14:textId="77777777" w:rsidR="002535AD" w:rsidRDefault="002535AD" w:rsidP="009C7471">
      <w:pPr>
        <w:pStyle w:val="NumberArb"/>
        <w:numPr>
          <w:ilvl w:val="0"/>
          <w:numId w:val="0"/>
        </w:numPr>
        <w:rPr>
          <w:sz w:val="22"/>
          <w:szCs w:val="22"/>
        </w:rPr>
      </w:pPr>
      <w:r>
        <w:rPr>
          <w:sz w:val="22"/>
          <w:szCs w:val="22"/>
        </w:rPr>
        <w:t>- Use parameters of mattest() function (quantile plot, histogram, …)</w:t>
      </w:r>
    </w:p>
    <w:p w14:paraId="7B7C1A6A" w14:textId="77777777" w:rsidR="00C93E66" w:rsidRDefault="00C93E66" w:rsidP="009C7471">
      <w:pPr>
        <w:pStyle w:val="NumberArb"/>
        <w:numPr>
          <w:ilvl w:val="0"/>
          <w:numId w:val="0"/>
        </w:numPr>
        <w:rPr>
          <w:sz w:val="22"/>
          <w:szCs w:val="22"/>
        </w:rPr>
      </w:pPr>
    </w:p>
    <w:p w14:paraId="630E40ED" w14:textId="77777777" w:rsidR="0087563C" w:rsidRPr="009E138B" w:rsidRDefault="0087563C" w:rsidP="009C7471">
      <w:pPr>
        <w:pStyle w:val="NumberArb"/>
        <w:numPr>
          <w:ilvl w:val="0"/>
          <w:numId w:val="0"/>
        </w:numPr>
        <w:rPr>
          <w:sz w:val="22"/>
          <w:szCs w:val="22"/>
        </w:rPr>
      </w:pPr>
    </w:p>
    <w:p w14:paraId="34DDBE02" w14:textId="77777777" w:rsidR="0087563C" w:rsidRDefault="0087563C" w:rsidP="0087563C">
      <w:pPr>
        <w:pStyle w:val="StyleHeading2Bold"/>
        <w:numPr>
          <w:ilvl w:val="1"/>
          <w:numId w:val="12"/>
        </w:numPr>
        <w:rPr>
          <w:rFonts w:ascii="Times New Roman" w:hAnsi="Times New Roman"/>
          <w:b w:val="0"/>
          <w:sz w:val="22"/>
          <w:szCs w:val="22"/>
        </w:rPr>
      </w:pPr>
      <w:r>
        <w:rPr>
          <w:rFonts w:ascii="Times New Roman" w:hAnsi="Times New Roman"/>
          <w:b w:val="0"/>
          <w:sz w:val="22"/>
          <w:szCs w:val="22"/>
        </w:rPr>
        <w:t>Useful functions for this lab</w:t>
      </w:r>
    </w:p>
    <w:p w14:paraId="39CF1A82" w14:textId="77777777" w:rsidR="0087563C" w:rsidRPr="0087563C" w:rsidRDefault="0087563C" w:rsidP="0087563C">
      <w:pPr>
        <w:pStyle w:val="StyleHeading2Bold"/>
        <w:rPr>
          <w:rFonts w:ascii="Times New Roman" w:hAnsi="Times New Roman"/>
          <w:b w:val="0"/>
          <w:sz w:val="22"/>
          <w:szCs w:val="22"/>
        </w:rPr>
      </w:pPr>
      <w:r w:rsidRPr="0087563C">
        <w:rPr>
          <w:rFonts w:ascii="Times New Roman" w:hAnsi="Times New Roman"/>
          <w:b w:val="0"/>
          <w:sz w:val="22"/>
          <w:szCs w:val="22"/>
        </w:rPr>
        <w:t>tblread() : data import</w:t>
      </w:r>
    </w:p>
    <w:p w14:paraId="5938C784" w14:textId="77777777" w:rsidR="0087563C" w:rsidRPr="0087563C" w:rsidRDefault="0087563C" w:rsidP="0087563C">
      <w:pPr>
        <w:pStyle w:val="StyleHeading2Bold"/>
        <w:rPr>
          <w:rFonts w:ascii="Times New Roman" w:hAnsi="Times New Roman"/>
          <w:b w:val="0"/>
          <w:sz w:val="22"/>
          <w:szCs w:val="22"/>
        </w:rPr>
      </w:pPr>
      <w:r w:rsidRPr="0087563C">
        <w:rPr>
          <w:rFonts w:ascii="Times New Roman" w:hAnsi="Times New Roman"/>
          <w:b w:val="0"/>
          <w:sz w:val="22"/>
          <w:szCs w:val="22"/>
        </w:rPr>
        <w:t>quantilenorm(): quantile normalization</w:t>
      </w:r>
    </w:p>
    <w:p w14:paraId="724AE812" w14:textId="77777777" w:rsidR="0087563C" w:rsidRPr="0087563C" w:rsidRDefault="0087563C" w:rsidP="0087563C">
      <w:pPr>
        <w:pStyle w:val="StyleHeading2Bold"/>
        <w:rPr>
          <w:rFonts w:ascii="Times New Roman" w:hAnsi="Times New Roman"/>
          <w:b w:val="0"/>
          <w:sz w:val="22"/>
          <w:szCs w:val="22"/>
        </w:rPr>
      </w:pPr>
      <w:r w:rsidRPr="0087563C">
        <w:rPr>
          <w:rFonts w:ascii="Times New Roman" w:hAnsi="Times New Roman"/>
          <w:b w:val="0"/>
          <w:sz w:val="22"/>
          <w:szCs w:val="22"/>
        </w:rPr>
        <w:t>find(): finding elements within Boolean(TRUE/FALSE) type variables</w:t>
      </w:r>
    </w:p>
    <w:p w14:paraId="3EB5E191" w14:textId="77777777" w:rsidR="0087563C" w:rsidRPr="0087563C" w:rsidRDefault="0087563C" w:rsidP="0087563C">
      <w:pPr>
        <w:pStyle w:val="StyleHeading2Bold"/>
        <w:rPr>
          <w:rFonts w:ascii="Times New Roman" w:hAnsi="Times New Roman"/>
          <w:b w:val="0"/>
          <w:sz w:val="22"/>
          <w:szCs w:val="22"/>
        </w:rPr>
      </w:pPr>
      <w:r w:rsidRPr="0087563C">
        <w:rPr>
          <w:rFonts w:ascii="Times New Roman" w:hAnsi="Times New Roman"/>
          <w:b w:val="0"/>
          <w:sz w:val="22"/>
          <w:szCs w:val="22"/>
        </w:rPr>
        <w:t xml:space="preserve">strncmp()/strmatch()/ismember etc. : compare character vector elements </w:t>
      </w:r>
      <w:r w:rsidRPr="0087563C">
        <w:rPr>
          <w:rFonts w:ascii="Times New Roman" w:hAnsi="Times New Roman"/>
          <w:b w:val="0"/>
          <w:sz w:val="22"/>
          <w:szCs w:val="22"/>
        </w:rPr>
        <w:t> choose and use for finding cancer and tumor sample in dividing samples</w:t>
      </w:r>
    </w:p>
    <w:p w14:paraId="629B4839" w14:textId="77777777" w:rsidR="0087563C" w:rsidRPr="0087563C" w:rsidRDefault="0087563C" w:rsidP="0087563C">
      <w:pPr>
        <w:pStyle w:val="StyleHeading2Bold"/>
        <w:rPr>
          <w:rFonts w:ascii="Times New Roman" w:hAnsi="Times New Roman"/>
          <w:b w:val="0"/>
          <w:sz w:val="22"/>
          <w:szCs w:val="22"/>
        </w:rPr>
      </w:pPr>
      <w:r w:rsidRPr="0087563C">
        <w:rPr>
          <w:rFonts w:ascii="Times New Roman" w:hAnsi="Times New Roman"/>
          <w:b w:val="0"/>
          <w:sz w:val="22"/>
          <w:szCs w:val="22"/>
        </w:rPr>
        <w:t>randsample(): random sampling of vector object</w:t>
      </w:r>
    </w:p>
    <w:p w14:paraId="7A2E96A8" w14:textId="77777777" w:rsidR="0087563C" w:rsidRPr="0087563C" w:rsidRDefault="0087563C" w:rsidP="0087563C">
      <w:pPr>
        <w:pStyle w:val="StyleHeading2Bold"/>
        <w:rPr>
          <w:rFonts w:ascii="Times New Roman" w:hAnsi="Times New Roman"/>
          <w:b w:val="0"/>
          <w:sz w:val="22"/>
          <w:szCs w:val="22"/>
        </w:rPr>
      </w:pPr>
      <w:r w:rsidRPr="0087563C">
        <w:rPr>
          <w:rFonts w:ascii="Times New Roman" w:hAnsi="Times New Roman"/>
          <w:b w:val="0"/>
          <w:sz w:val="22"/>
          <w:szCs w:val="22"/>
        </w:rPr>
        <w:t>mattest(): t-test</w:t>
      </w:r>
    </w:p>
    <w:p w14:paraId="6856B712" w14:textId="77777777" w:rsidR="0087563C" w:rsidRPr="0087563C" w:rsidRDefault="0087563C" w:rsidP="0087563C">
      <w:pPr>
        <w:pStyle w:val="StyleHeading2Bold"/>
        <w:rPr>
          <w:rFonts w:ascii="Times New Roman" w:hAnsi="Times New Roman"/>
          <w:b w:val="0"/>
          <w:sz w:val="22"/>
          <w:szCs w:val="22"/>
        </w:rPr>
      </w:pPr>
      <w:r w:rsidRPr="0087563C">
        <w:rPr>
          <w:rFonts w:ascii="Times New Roman" w:hAnsi="Times New Roman"/>
          <w:b w:val="0"/>
          <w:sz w:val="22"/>
          <w:szCs w:val="22"/>
        </w:rPr>
        <w:t>tblwrite(): data export</w:t>
      </w:r>
    </w:p>
    <w:p w14:paraId="61BA1A1C" w14:textId="77777777" w:rsidR="0087563C" w:rsidRPr="009E138B" w:rsidRDefault="0087563C" w:rsidP="0087563C">
      <w:pPr>
        <w:pStyle w:val="StyleHeading2Bold"/>
        <w:rPr>
          <w:rFonts w:ascii="Times New Roman" w:hAnsi="Times New Roman"/>
          <w:b w:val="0"/>
          <w:sz w:val="22"/>
          <w:szCs w:val="22"/>
        </w:rPr>
      </w:pPr>
      <w:r w:rsidRPr="0087563C">
        <w:rPr>
          <w:rFonts w:ascii="Times New Roman" w:hAnsi="Times New Roman"/>
          <w:b w:val="0"/>
          <w:sz w:val="22"/>
          <w:szCs w:val="22"/>
        </w:rPr>
        <w:t>boxplot(): boxplot of the data</w:t>
      </w:r>
    </w:p>
    <w:p w14:paraId="3B888594" w14:textId="77777777" w:rsidR="009C7471" w:rsidRDefault="00214A0B" w:rsidP="009C7471">
      <w:pPr>
        <w:pStyle w:val="NumberArb"/>
        <w:numPr>
          <w:ilvl w:val="0"/>
          <w:numId w:val="0"/>
        </w:numPr>
        <w:rPr>
          <w:sz w:val="22"/>
          <w:szCs w:val="22"/>
        </w:rPr>
      </w:pPr>
      <w:r w:rsidRPr="00214A0B">
        <w:rPr>
          <w:sz w:val="22"/>
          <w:szCs w:val="22"/>
        </w:rPr>
        <w:t>You can use any other functions in the MATLAB or you implemented</w:t>
      </w:r>
      <w:r>
        <w:rPr>
          <w:sz w:val="22"/>
          <w:szCs w:val="22"/>
        </w:rPr>
        <w:t>.</w:t>
      </w:r>
    </w:p>
    <w:p w14:paraId="7F795DB2" w14:textId="77777777" w:rsidR="00214A0B" w:rsidRDefault="00214A0B" w:rsidP="009C7471">
      <w:pPr>
        <w:pStyle w:val="NumberArb"/>
        <w:numPr>
          <w:ilvl w:val="0"/>
          <w:numId w:val="0"/>
        </w:numPr>
        <w:rPr>
          <w:sz w:val="22"/>
          <w:szCs w:val="22"/>
        </w:rPr>
      </w:pPr>
    </w:p>
    <w:p w14:paraId="6E0C7B2F" w14:textId="77777777" w:rsidR="0087563C" w:rsidRPr="009E138B" w:rsidRDefault="0087563C" w:rsidP="009C7471">
      <w:pPr>
        <w:pStyle w:val="NumberArb"/>
        <w:numPr>
          <w:ilvl w:val="0"/>
          <w:numId w:val="0"/>
        </w:numPr>
        <w:rPr>
          <w:sz w:val="22"/>
          <w:szCs w:val="22"/>
        </w:rPr>
      </w:pPr>
    </w:p>
    <w:p w14:paraId="6FDEAE49" w14:textId="77777777" w:rsidR="009C7471" w:rsidRPr="009E138B" w:rsidRDefault="009C7471" w:rsidP="009E138B">
      <w:pPr>
        <w:pStyle w:val="StyleHeading1Bold"/>
      </w:pPr>
      <w:r w:rsidRPr="009E138B">
        <w:t>References</w:t>
      </w:r>
    </w:p>
    <w:p w14:paraId="4CD11C3B" w14:textId="77777777" w:rsidR="009C7471" w:rsidRPr="009E138B" w:rsidRDefault="009C7471" w:rsidP="009C7471">
      <w:pPr>
        <w:pStyle w:val="References"/>
        <w:tabs>
          <w:tab w:val="clear" w:pos="397"/>
        </w:tabs>
        <w:ind w:left="784" w:hanging="350"/>
        <w:rPr>
          <w:sz w:val="22"/>
          <w:szCs w:val="22"/>
        </w:rPr>
      </w:pPr>
      <w:r w:rsidRPr="009E138B">
        <w:rPr>
          <w:rFonts w:eastAsiaTheme="minorHAnsi"/>
          <w:sz w:val="22"/>
          <w:szCs w:val="22"/>
        </w:rPr>
        <w:t>Bioinformatics: Sequence and Genome Analysis, 2</w:t>
      </w:r>
      <w:r w:rsidRPr="009E138B">
        <w:rPr>
          <w:rFonts w:eastAsiaTheme="minorHAnsi"/>
          <w:sz w:val="22"/>
          <w:szCs w:val="22"/>
          <w:vertAlign w:val="superscript"/>
        </w:rPr>
        <w:t>nd</w:t>
      </w:r>
      <w:r w:rsidRPr="009E138B">
        <w:rPr>
          <w:rFonts w:eastAsiaTheme="minorHAnsi"/>
          <w:sz w:val="22"/>
          <w:szCs w:val="22"/>
        </w:rPr>
        <w:t xml:space="preserve"> edition, David W. Mount, 2004, Cold Spring Harbor Laboratory Press.</w:t>
      </w:r>
    </w:p>
    <w:p w14:paraId="0D34EB10" w14:textId="77777777" w:rsidR="009C7471" w:rsidRPr="009E138B" w:rsidRDefault="009C7471" w:rsidP="009C7471">
      <w:pPr>
        <w:jc w:val="center"/>
        <w:rPr>
          <w:rFonts w:ascii="Times New Roman" w:eastAsia="HY신명조" w:hAnsi="Times New Roman" w:cs="Times New Roman"/>
          <w:b/>
          <w:sz w:val="22"/>
        </w:rPr>
      </w:pPr>
    </w:p>
    <w:p w14:paraId="422A804E" w14:textId="77777777" w:rsidR="00C53B58" w:rsidRPr="009E138B" w:rsidRDefault="00C53B58">
      <w:pPr>
        <w:rPr>
          <w:rFonts w:ascii="Times New Roman" w:hAnsi="Times New Roman" w:cs="Times New Roman"/>
          <w:sz w:val="22"/>
        </w:rPr>
      </w:pPr>
    </w:p>
    <w:sectPr w:rsidR="00C53B58" w:rsidRPr="009E138B">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0BCA47" w14:textId="77777777" w:rsidR="004A2DFF" w:rsidRDefault="004A2DFF" w:rsidP="00DF5862">
      <w:pPr>
        <w:spacing w:after="0" w:line="240" w:lineRule="auto"/>
      </w:pPr>
      <w:r>
        <w:separator/>
      </w:r>
    </w:p>
  </w:endnote>
  <w:endnote w:type="continuationSeparator" w:id="0">
    <w:p w14:paraId="6D780DE7" w14:textId="77777777" w:rsidR="004A2DFF" w:rsidRDefault="004A2DFF" w:rsidP="00DF58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돋움">
    <w:altName w:val="Dotum"/>
    <w:panose1 w:val="020B0600000101010101"/>
    <w:charset w:val="81"/>
    <w:family w:val="moder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Y신명조">
    <w:panose1 w:val="02030600000101010101"/>
    <w:charset w:val="81"/>
    <w:family w:val="roman"/>
    <w:pitch w:val="variable"/>
    <w:sig w:usb0="900002A7" w:usb1="29D77CF9" w:usb2="00000010" w:usb3="00000000" w:csb0="0008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334BE2" w14:textId="77777777" w:rsidR="004A2DFF" w:rsidRDefault="004A2DFF" w:rsidP="00DF5862">
      <w:pPr>
        <w:spacing w:after="0" w:line="240" w:lineRule="auto"/>
      </w:pPr>
      <w:r>
        <w:separator/>
      </w:r>
    </w:p>
  </w:footnote>
  <w:footnote w:type="continuationSeparator" w:id="0">
    <w:p w14:paraId="6E68BF32" w14:textId="77777777" w:rsidR="004A2DFF" w:rsidRDefault="004A2DFF" w:rsidP="00DF58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31B10"/>
    <w:multiLevelType w:val="multilevel"/>
    <w:tmpl w:val="F0A6AFD2"/>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6947C1"/>
    <w:multiLevelType w:val="hybridMultilevel"/>
    <w:tmpl w:val="67D02836"/>
    <w:lvl w:ilvl="0" w:tplc="2B1AEFD8">
      <w:start w:val="1"/>
      <w:numFmt w:val="bullet"/>
      <w:lvlText w:val="•"/>
      <w:lvlJc w:val="left"/>
      <w:pPr>
        <w:ind w:left="786" w:hanging="360"/>
      </w:pPr>
      <w:rPr>
        <w:rFonts w:ascii="바탕" w:eastAsia="바탕" w:hAnsi="Wingdings" w:hint="eastAsia"/>
        <w:b/>
        <w:i w:val="0"/>
        <w:sz w:val="24"/>
        <w:szCs w:val="20"/>
      </w:rPr>
    </w:lvl>
    <w:lvl w:ilvl="1" w:tplc="04090003" w:tentative="1">
      <w:start w:val="1"/>
      <w:numFmt w:val="bullet"/>
      <w:lvlText w:val=""/>
      <w:lvlJc w:val="left"/>
      <w:pPr>
        <w:ind w:left="1226" w:hanging="400"/>
      </w:pPr>
      <w:rPr>
        <w:rFonts w:ascii="Wingdings" w:hAnsi="Wingdings" w:hint="default"/>
      </w:rPr>
    </w:lvl>
    <w:lvl w:ilvl="2" w:tplc="04090005" w:tentative="1">
      <w:start w:val="1"/>
      <w:numFmt w:val="bullet"/>
      <w:lvlText w:val=""/>
      <w:lvlJc w:val="left"/>
      <w:pPr>
        <w:ind w:left="1626" w:hanging="400"/>
      </w:pPr>
      <w:rPr>
        <w:rFonts w:ascii="Wingdings" w:hAnsi="Wingdings" w:hint="default"/>
      </w:rPr>
    </w:lvl>
    <w:lvl w:ilvl="3" w:tplc="04090001" w:tentative="1">
      <w:start w:val="1"/>
      <w:numFmt w:val="bullet"/>
      <w:lvlText w:val=""/>
      <w:lvlJc w:val="left"/>
      <w:pPr>
        <w:ind w:left="2026" w:hanging="400"/>
      </w:pPr>
      <w:rPr>
        <w:rFonts w:ascii="Wingdings" w:hAnsi="Wingdings" w:hint="default"/>
      </w:rPr>
    </w:lvl>
    <w:lvl w:ilvl="4" w:tplc="04090003" w:tentative="1">
      <w:start w:val="1"/>
      <w:numFmt w:val="bullet"/>
      <w:lvlText w:val=""/>
      <w:lvlJc w:val="left"/>
      <w:pPr>
        <w:ind w:left="2426" w:hanging="400"/>
      </w:pPr>
      <w:rPr>
        <w:rFonts w:ascii="Wingdings" w:hAnsi="Wingdings" w:hint="default"/>
      </w:rPr>
    </w:lvl>
    <w:lvl w:ilvl="5" w:tplc="04090005" w:tentative="1">
      <w:start w:val="1"/>
      <w:numFmt w:val="bullet"/>
      <w:lvlText w:val=""/>
      <w:lvlJc w:val="left"/>
      <w:pPr>
        <w:ind w:left="2826" w:hanging="400"/>
      </w:pPr>
      <w:rPr>
        <w:rFonts w:ascii="Wingdings" w:hAnsi="Wingdings" w:hint="default"/>
      </w:rPr>
    </w:lvl>
    <w:lvl w:ilvl="6" w:tplc="04090001" w:tentative="1">
      <w:start w:val="1"/>
      <w:numFmt w:val="bullet"/>
      <w:lvlText w:val=""/>
      <w:lvlJc w:val="left"/>
      <w:pPr>
        <w:ind w:left="3226" w:hanging="400"/>
      </w:pPr>
      <w:rPr>
        <w:rFonts w:ascii="Wingdings" w:hAnsi="Wingdings" w:hint="default"/>
      </w:rPr>
    </w:lvl>
    <w:lvl w:ilvl="7" w:tplc="04090003" w:tentative="1">
      <w:start w:val="1"/>
      <w:numFmt w:val="bullet"/>
      <w:lvlText w:val=""/>
      <w:lvlJc w:val="left"/>
      <w:pPr>
        <w:ind w:left="3626" w:hanging="400"/>
      </w:pPr>
      <w:rPr>
        <w:rFonts w:ascii="Wingdings" w:hAnsi="Wingdings" w:hint="default"/>
      </w:rPr>
    </w:lvl>
    <w:lvl w:ilvl="8" w:tplc="04090005" w:tentative="1">
      <w:start w:val="1"/>
      <w:numFmt w:val="bullet"/>
      <w:lvlText w:val=""/>
      <w:lvlJc w:val="left"/>
      <w:pPr>
        <w:ind w:left="4026" w:hanging="400"/>
      </w:pPr>
      <w:rPr>
        <w:rFonts w:ascii="Wingdings" w:hAnsi="Wingdings" w:hint="default"/>
      </w:rPr>
    </w:lvl>
  </w:abstractNum>
  <w:abstractNum w:abstractNumId="2" w15:restartNumberingAfterBreak="0">
    <w:nsid w:val="13252019"/>
    <w:multiLevelType w:val="multilevel"/>
    <w:tmpl w:val="77882C2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0C0417"/>
    <w:multiLevelType w:val="hybridMultilevel"/>
    <w:tmpl w:val="031A693A"/>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2E1D3C57"/>
    <w:multiLevelType w:val="hybridMultilevel"/>
    <w:tmpl w:val="2A7C1D82"/>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310672B5"/>
    <w:multiLevelType w:val="multilevel"/>
    <w:tmpl w:val="E7D80570"/>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b/>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6" w15:restartNumberingAfterBreak="0">
    <w:nsid w:val="31E54A24"/>
    <w:multiLevelType w:val="hybridMultilevel"/>
    <w:tmpl w:val="0CAEB6F8"/>
    <w:lvl w:ilvl="0" w:tplc="167CD048">
      <w:start w:val="1"/>
      <w:numFmt w:val="bullet"/>
      <w:lvlText w:val="-"/>
      <w:lvlJc w:val="left"/>
      <w:pPr>
        <w:ind w:left="760" w:hanging="360"/>
      </w:pPr>
      <w:rPr>
        <w:rFonts w:ascii="Times New Roman" w:eastAsia="바탕"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36AB0A5C"/>
    <w:multiLevelType w:val="hybridMultilevel"/>
    <w:tmpl w:val="27487AD6"/>
    <w:lvl w:ilvl="0" w:tplc="DC624E92">
      <w:start w:val="1"/>
      <w:numFmt w:val="bullet"/>
      <w:lvlText w:val=""/>
      <w:lvlJc w:val="left"/>
      <w:pPr>
        <w:tabs>
          <w:tab w:val="num" w:pos="720"/>
        </w:tabs>
        <w:ind w:left="720" w:hanging="360"/>
      </w:pPr>
      <w:rPr>
        <w:rFonts w:ascii="Wingdings 2" w:hAnsi="Wingdings 2" w:hint="default"/>
      </w:rPr>
    </w:lvl>
    <w:lvl w:ilvl="1" w:tplc="9D38FF60" w:tentative="1">
      <w:start w:val="1"/>
      <w:numFmt w:val="bullet"/>
      <w:lvlText w:val=""/>
      <w:lvlJc w:val="left"/>
      <w:pPr>
        <w:tabs>
          <w:tab w:val="num" w:pos="1440"/>
        </w:tabs>
        <w:ind w:left="1440" w:hanging="360"/>
      </w:pPr>
      <w:rPr>
        <w:rFonts w:ascii="Wingdings 2" w:hAnsi="Wingdings 2" w:hint="default"/>
      </w:rPr>
    </w:lvl>
    <w:lvl w:ilvl="2" w:tplc="B08C9A10" w:tentative="1">
      <w:start w:val="1"/>
      <w:numFmt w:val="bullet"/>
      <w:lvlText w:val=""/>
      <w:lvlJc w:val="left"/>
      <w:pPr>
        <w:tabs>
          <w:tab w:val="num" w:pos="2160"/>
        </w:tabs>
        <w:ind w:left="2160" w:hanging="360"/>
      </w:pPr>
      <w:rPr>
        <w:rFonts w:ascii="Wingdings 2" w:hAnsi="Wingdings 2" w:hint="default"/>
      </w:rPr>
    </w:lvl>
    <w:lvl w:ilvl="3" w:tplc="CC42AD84" w:tentative="1">
      <w:start w:val="1"/>
      <w:numFmt w:val="bullet"/>
      <w:lvlText w:val=""/>
      <w:lvlJc w:val="left"/>
      <w:pPr>
        <w:tabs>
          <w:tab w:val="num" w:pos="2880"/>
        </w:tabs>
        <w:ind w:left="2880" w:hanging="360"/>
      </w:pPr>
      <w:rPr>
        <w:rFonts w:ascii="Wingdings 2" w:hAnsi="Wingdings 2" w:hint="default"/>
      </w:rPr>
    </w:lvl>
    <w:lvl w:ilvl="4" w:tplc="2C169F5A" w:tentative="1">
      <w:start w:val="1"/>
      <w:numFmt w:val="bullet"/>
      <w:lvlText w:val=""/>
      <w:lvlJc w:val="left"/>
      <w:pPr>
        <w:tabs>
          <w:tab w:val="num" w:pos="3600"/>
        </w:tabs>
        <w:ind w:left="3600" w:hanging="360"/>
      </w:pPr>
      <w:rPr>
        <w:rFonts w:ascii="Wingdings 2" w:hAnsi="Wingdings 2" w:hint="default"/>
      </w:rPr>
    </w:lvl>
    <w:lvl w:ilvl="5" w:tplc="E96086EA" w:tentative="1">
      <w:start w:val="1"/>
      <w:numFmt w:val="bullet"/>
      <w:lvlText w:val=""/>
      <w:lvlJc w:val="left"/>
      <w:pPr>
        <w:tabs>
          <w:tab w:val="num" w:pos="4320"/>
        </w:tabs>
        <w:ind w:left="4320" w:hanging="360"/>
      </w:pPr>
      <w:rPr>
        <w:rFonts w:ascii="Wingdings 2" w:hAnsi="Wingdings 2" w:hint="default"/>
      </w:rPr>
    </w:lvl>
    <w:lvl w:ilvl="6" w:tplc="2C867E58" w:tentative="1">
      <w:start w:val="1"/>
      <w:numFmt w:val="bullet"/>
      <w:lvlText w:val=""/>
      <w:lvlJc w:val="left"/>
      <w:pPr>
        <w:tabs>
          <w:tab w:val="num" w:pos="5040"/>
        </w:tabs>
        <w:ind w:left="5040" w:hanging="360"/>
      </w:pPr>
      <w:rPr>
        <w:rFonts w:ascii="Wingdings 2" w:hAnsi="Wingdings 2" w:hint="default"/>
      </w:rPr>
    </w:lvl>
    <w:lvl w:ilvl="7" w:tplc="5C42B608" w:tentative="1">
      <w:start w:val="1"/>
      <w:numFmt w:val="bullet"/>
      <w:lvlText w:val=""/>
      <w:lvlJc w:val="left"/>
      <w:pPr>
        <w:tabs>
          <w:tab w:val="num" w:pos="5760"/>
        </w:tabs>
        <w:ind w:left="5760" w:hanging="360"/>
      </w:pPr>
      <w:rPr>
        <w:rFonts w:ascii="Wingdings 2" w:hAnsi="Wingdings 2" w:hint="default"/>
      </w:rPr>
    </w:lvl>
    <w:lvl w:ilvl="8" w:tplc="DB0046AE"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3FF564CC"/>
    <w:multiLevelType w:val="hybridMultilevel"/>
    <w:tmpl w:val="340AED1C"/>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423E7F93"/>
    <w:multiLevelType w:val="multilevel"/>
    <w:tmpl w:val="DCB8FDA8"/>
    <w:lvl w:ilvl="0">
      <w:start w:val="1"/>
      <w:numFmt w:val="decimal"/>
      <w:pStyle w:val="StyleHeading1Bold"/>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b w:val="0"/>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0" w15:restartNumberingAfterBreak="0">
    <w:nsid w:val="474C7713"/>
    <w:multiLevelType w:val="hybridMultilevel"/>
    <w:tmpl w:val="B3E28ED2"/>
    <w:lvl w:ilvl="0" w:tplc="A8C404E2">
      <w:start w:val="1"/>
      <w:numFmt w:val="bullet"/>
      <w:lvlText w:val=""/>
      <w:lvlJc w:val="left"/>
      <w:pPr>
        <w:tabs>
          <w:tab w:val="num" w:pos="720"/>
        </w:tabs>
        <w:ind w:left="720" w:hanging="360"/>
      </w:pPr>
      <w:rPr>
        <w:rFonts w:ascii="Wingdings 2" w:hAnsi="Wingdings 2" w:hint="default"/>
      </w:rPr>
    </w:lvl>
    <w:lvl w:ilvl="1" w:tplc="A0BE472C" w:tentative="1">
      <w:start w:val="1"/>
      <w:numFmt w:val="bullet"/>
      <w:lvlText w:val=""/>
      <w:lvlJc w:val="left"/>
      <w:pPr>
        <w:tabs>
          <w:tab w:val="num" w:pos="1440"/>
        </w:tabs>
        <w:ind w:left="1440" w:hanging="360"/>
      </w:pPr>
      <w:rPr>
        <w:rFonts w:ascii="Wingdings 2" w:hAnsi="Wingdings 2" w:hint="default"/>
      </w:rPr>
    </w:lvl>
    <w:lvl w:ilvl="2" w:tplc="E0E4094E" w:tentative="1">
      <w:start w:val="1"/>
      <w:numFmt w:val="bullet"/>
      <w:lvlText w:val=""/>
      <w:lvlJc w:val="left"/>
      <w:pPr>
        <w:tabs>
          <w:tab w:val="num" w:pos="2160"/>
        </w:tabs>
        <w:ind w:left="2160" w:hanging="360"/>
      </w:pPr>
      <w:rPr>
        <w:rFonts w:ascii="Wingdings 2" w:hAnsi="Wingdings 2" w:hint="default"/>
      </w:rPr>
    </w:lvl>
    <w:lvl w:ilvl="3" w:tplc="3402C0EA" w:tentative="1">
      <w:start w:val="1"/>
      <w:numFmt w:val="bullet"/>
      <w:lvlText w:val=""/>
      <w:lvlJc w:val="left"/>
      <w:pPr>
        <w:tabs>
          <w:tab w:val="num" w:pos="2880"/>
        </w:tabs>
        <w:ind w:left="2880" w:hanging="360"/>
      </w:pPr>
      <w:rPr>
        <w:rFonts w:ascii="Wingdings 2" w:hAnsi="Wingdings 2" w:hint="default"/>
      </w:rPr>
    </w:lvl>
    <w:lvl w:ilvl="4" w:tplc="872C44DE" w:tentative="1">
      <w:start w:val="1"/>
      <w:numFmt w:val="bullet"/>
      <w:lvlText w:val=""/>
      <w:lvlJc w:val="left"/>
      <w:pPr>
        <w:tabs>
          <w:tab w:val="num" w:pos="3600"/>
        </w:tabs>
        <w:ind w:left="3600" w:hanging="360"/>
      </w:pPr>
      <w:rPr>
        <w:rFonts w:ascii="Wingdings 2" w:hAnsi="Wingdings 2" w:hint="default"/>
      </w:rPr>
    </w:lvl>
    <w:lvl w:ilvl="5" w:tplc="758E5048" w:tentative="1">
      <w:start w:val="1"/>
      <w:numFmt w:val="bullet"/>
      <w:lvlText w:val=""/>
      <w:lvlJc w:val="left"/>
      <w:pPr>
        <w:tabs>
          <w:tab w:val="num" w:pos="4320"/>
        </w:tabs>
        <w:ind w:left="4320" w:hanging="360"/>
      </w:pPr>
      <w:rPr>
        <w:rFonts w:ascii="Wingdings 2" w:hAnsi="Wingdings 2" w:hint="default"/>
      </w:rPr>
    </w:lvl>
    <w:lvl w:ilvl="6" w:tplc="633ECA2A" w:tentative="1">
      <w:start w:val="1"/>
      <w:numFmt w:val="bullet"/>
      <w:lvlText w:val=""/>
      <w:lvlJc w:val="left"/>
      <w:pPr>
        <w:tabs>
          <w:tab w:val="num" w:pos="5040"/>
        </w:tabs>
        <w:ind w:left="5040" w:hanging="360"/>
      </w:pPr>
      <w:rPr>
        <w:rFonts w:ascii="Wingdings 2" w:hAnsi="Wingdings 2" w:hint="default"/>
      </w:rPr>
    </w:lvl>
    <w:lvl w:ilvl="7" w:tplc="2ED4094E" w:tentative="1">
      <w:start w:val="1"/>
      <w:numFmt w:val="bullet"/>
      <w:lvlText w:val=""/>
      <w:lvlJc w:val="left"/>
      <w:pPr>
        <w:tabs>
          <w:tab w:val="num" w:pos="5760"/>
        </w:tabs>
        <w:ind w:left="5760" w:hanging="360"/>
      </w:pPr>
      <w:rPr>
        <w:rFonts w:ascii="Wingdings 2" w:hAnsi="Wingdings 2" w:hint="default"/>
      </w:rPr>
    </w:lvl>
    <w:lvl w:ilvl="8" w:tplc="793EBEB0"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48D54E25"/>
    <w:multiLevelType w:val="multilevel"/>
    <w:tmpl w:val="0AFCA712"/>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b/>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2" w15:restartNumberingAfterBreak="0">
    <w:nsid w:val="57E7134A"/>
    <w:multiLevelType w:val="hybridMultilevel"/>
    <w:tmpl w:val="64EE6AA6"/>
    <w:lvl w:ilvl="0" w:tplc="F800A56C">
      <w:start w:val="1"/>
      <w:numFmt w:val="decimalEnclosedCircle"/>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595B31BB"/>
    <w:multiLevelType w:val="hybridMultilevel"/>
    <w:tmpl w:val="A84E360E"/>
    <w:lvl w:ilvl="0" w:tplc="1F94FC06">
      <w:start w:val="1"/>
      <w:numFmt w:val="decimal"/>
      <w:pStyle w:val="NumberArb"/>
      <w:lvlText w:val="(%1)"/>
      <w:lvlJc w:val="left"/>
      <w:pPr>
        <w:tabs>
          <w:tab w:val="num" w:pos="851"/>
        </w:tabs>
        <w:ind w:left="851" w:hanging="451"/>
      </w:pPr>
      <w:rPr>
        <w:rFonts w:hint="eastAsia"/>
      </w:rPr>
    </w:lvl>
    <w:lvl w:ilvl="1" w:tplc="5A04D524">
      <w:start w:val="1"/>
      <w:numFmt w:val="decimal"/>
      <w:pStyle w:val="NumberArb"/>
      <w:lvlText w:val="%2)"/>
      <w:lvlJc w:val="left"/>
      <w:pPr>
        <w:tabs>
          <w:tab w:val="num" w:pos="1120"/>
        </w:tabs>
        <w:ind w:left="1120" w:hanging="320"/>
      </w:pPr>
      <w:rPr>
        <w:rFonts w:hint="eastAsia"/>
      </w:r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14" w15:restartNumberingAfterBreak="0">
    <w:nsid w:val="5EE533D0"/>
    <w:multiLevelType w:val="multilevel"/>
    <w:tmpl w:val="D5A821B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60014ECD"/>
    <w:multiLevelType w:val="multilevel"/>
    <w:tmpl w:val="B6BAAF62"/>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0626713"/>
    <w:multiLevelType w:val="hybridMultilevel"/>
    <w:tmpl w:val="125A6482"/>
    <w:lvl w:ilvl="0" w:tplc="138E6E8C">
      <w:start w:val="40"/>
      <w:numFmt w:val="bullet"/>
      <w:lvlText w:val="•"/>
      <w:lvlJc w:val="left"/>
      <w:pPr>
        <w:ind w:left="800" w:hanging="400"/>
      </w:pPr>
      <w:rPr>
        <w:rFonts w:ascii="Arial" w:hAnsi="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61C938DF"/>
    <w:multiLevelType w:val="hybridMultilevel"/>
    <w:tmpl w:val="50E27892"/>
    <w:lvl w:ilvl="0" w:tplc="3F2491E6">
      <w:start w:val="1"/>
      <w:numFmt w:val="decimalEnclosedCircle"/>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6414311A"/>
    <w:multiLevelType w:val="hybridMultilevel"/>
    <w:tmpl w:val="FD822E5E"/>
    <w:lvl w:ilvl="0" w:tplc="27345406">
      <w:start w:val="1"/>
      <w:numFmt w:val="bullet"/>
      <w:lvlText w:val=""/>
      <w:lvlJc w:val="left"/>
      <w:pPr>
        <w:tabs>
          <w:tab w:val="num" w:pos="720"/>
        </w:tabs>
        <w:ind w:left="720" w:hanging="360"/>
      </w:pPr>
      <w:rPr>
        <w:rFonts w:ascii="Wingdings" w:hAnsi="Wingdings" w:hint="default"/>
      </w:rPr>
    </w:lvl>
    <w:lvl w:ilvl="1" w:tplc="00842A02">
      <w:start w:val="1"/>
      <w:numFmt w:val="bullet"/>
      <w:lvlText w:val=""/>
      <w:lvlJc w:val="left"/>
      <w:pPr>
        <w:tabs>
          <w:tab w:val="num" w:pos="1440"/>
        </w:tabs>
        <w:ind w:left="1440" w:hanging="360"/>
      </w:pPr>
      <w:rPr>
        <w:rFonts w:ascii="Wingdings" w:hAnsi="Wingdings" w:hint="default"/>
      </w:rPr>
    </w:lvl>
    <w:lvl w:ilvl="2" w:tplc="16700C50" w:tentative="1">
      <w:start w:val="1"/>
      <w:numFmt w:val="bullet"/>
      <w:lvlText w:val=""/>
      <w:lvlJc w:val="left"/>
      <w:pPr>
        <w:tabs>
          <w:tab w:val="num" w:pos="2160"/>
        </w:tabs>
        <w:ind w:left="2160" w:hanging="360"/>
      </w:pPr>
      <w:rPr>
        <w:rFonts w:ascii="Wingdings" w:hAnsi="Wingdings" w:hint="default"/>
      </w:rPr>
    </w:lvl>
    <w:lvl w:ilvl="3" w:tplc="BB1808DC" w:tentative="1">
      <w:start w:val="1"/>
      <w:numFmt w:val="bullet"/>
      <w:lvlText w:val=""/>
      <w:lvlJc w:val="left"/>
      <w:pPr>
        <w:tabs>
          <w:tab w:val="num" w:pos="2880"/>
        </w:tabs>
        <w:ind w:left="2880" w:hanging="360"/>
      </w:pPr>
      <w:rPr>
        <w:rFonts w:ascii="Wingdings" w:hAnsi="Wingdings" w:hint="default"/>
      </w:rPr>
    </w:lvl>
    <w:lvl w:ilvl="4" w:tplc="40F08994" w:tentative="1">
      <w:start w:val="1"/>
      <w:numFmt w:val="bullet"/>
      <w:lvlText w:val=""/>
      <w:lvlJc w:val="left"/>
      <w:pPr>
        <w:tabs>
          <w:tab w:val="num" w:pos="3600"/>
        </w:tabs>
        <w:ind w:left="3600" w:hanging="360"/>
      </w:pPr>
      <w:rPr>
        <w:rFonts w:ascii="Wingdings" w:hAnsi="Wingdings" w:hint="default"/>
      </w:rPr>
    </w:lvl>
    <w:lvl w:ilvl="5" w:tplc="5F444E4E" w:tentative="1">
      <w:start w:val="1"/>
      <w:numFmt w:val="bullet"/>
      <w:lvlText w:val=""/>
      <w:lvlJc w:val="left"/>
      <w:pPr>
        <w:tabs>
          <w:tab w:val="num" w:pos="4320"/>
        </w:tabs>
        <w:ind w:left="4320" w:hanging="360"/>
      </w:pPr>
      <w:rPr>
        <w:rFonts w:ascii="Wingdings" w:hAnsi="Wingdings" w:hint="default"/>
      </w:rPr>
    </w:lvl>
    <w:lvl w:ilvl="6" w:tplc="6C207DE2" w:tentative="1">
      <w:start w:val="1"/>
      <w:numFmt w:val="bullet"/>
      <w:lvlText w:val=""/>
      <w:lvlJc w:val="left"/>
      <w:pPr>
        <w:tabs>
          <w:tab w:val="num" w:pos="5040"/>
        </w:tabs>
        <w:ind w:left="5040" w:hanging="360"/>
      </w:pPr>
      <w:rPr>
        <w:rFonts w:ascii="Wingdings" w:hAnsi="Wingdings" w:hint="default"/>
      </w:rPr>
    </w:lvl>
    <w:lvl w:ilvl="7" w:tplc="BC0A7A9E" w:tentative="1">
      <w:start w:val="1"/>
      <w:numFmt w:val="bullet"/>
      <w:lvlText w:val=""/>
      <w:lvlJc w:val="left"/>
      <w:pPr>
        <w:tabs>
          <w:tab w:val="num" w:pos="5760"/>
        </w:tabs>
        <w:ind w:left="5760" w:hanging="360"/>
      </w:pPr>
      <w:rPr>
        <w:rFonts w:ascii="Wingdings" w:hAnsi="Wingdings" w:hint="default"/>
      </w:rPr>
    </w:lvl>
    <w:lvl w:ilvl="8" w:tplc="629EDF1A"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7960B48"/>
    <w:multiLevelType w:val="hybridMultilevel"/>
    <w:tmpl w:val="EAC6308C"/>
    <w:lvl w:ilvl="0" w:tplc="F6C2055C">
      <w:start w:val="1"/>
      <w:numFmt w:val="decimal"/>
      <w:pStyle w:val="References"/>
      <w:lvlText w:val="[%1]"/>
      <w:lvlJc w:val="left"/>
      <w:pPr>
        <w:tabs>
          <w:tab w:val="num" w:pos="397"/>
        </w:tabs>
        <w:ind w:left="397" w:hanging="397"/>
      </w:pPr>
      <w:rPr>
        <w:rFonts w:ascii="Arial" w:hAnsi="Arial" w:hint="default"/>
        <w:b w:val="0"/>
        <w:i w:val="0"/>
        <w:sz w:val="20"/>
        <w:szCs w:val="20"/>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0" w15:restartNumberingAfterBreak="0">
    <w:nsid w:val="7BCE5A8D"/>
    <w:multiLevelType w:val="hybridMultilevel"/>
    <w:tmpl w:val="3B883A0E"/>
    <w:lvl w:ilvl="0" w:tplc="9EBAB428">
      <w:start w:val="1"/>
      <w:numFmt w:val="bullet"/>
      <w:lvlText w:val=""/>
      <w:lvlJc w:val="left"/>
      <w:pPr>
        <w:tabs>
          <w:tab w:val="num" w:pos="720"/>
        </w:tabs>
        <w:ind w:left="720" w:hanging="360"/>
      </w:pPr>
      <w:rPr>
        <w:rFonts w:ascii="Wingdings 2" w:hAnsi="Wingdings 2" w:hint="default"/>
      </w:rPr>
    </w:lvl>
    <w:lvl w:ilvl="1" w:tplc="061CC2AE" w:tentative="1">
      <w:start w:val="1"/>
      <w:numFmt w:val="bullet"/>
      <w:lvlText w:val=""/>
      <w:lvlJc w:val="left"/>
      <w:pPr>
        <w:tabs>
          <w:tab w:val="num" w:pos="1440"/>
        </w:tabs>
        <w:ind w:left="1440" w:hanging="360"/>
      </w:pPr>
      <w:rPr>
        <w:rFonts w:ascii="Wingdings 2" w:hAnsi="Wingdings 2" w:hint="default"/>
      </w:rPr>
    </w:lvl>
    <w:lvl w:ilvl="2" w:tplc="48E87C88" w:tentative="1">
      <w:start w:val="1"/>
      <w:numFmt w:val="bullet"/>
      <w:lvlText w:val=""/>
      <w:lvlJc w:val="left"/>
      <w:pPr>
        <w:tabs>
          <w:tab w:val="num" w:pos="2160"/>
        </w:tabs>
        <w:ind w:left="2160" w:hanging="360"/>
      </w:pPr>
      <w:rPr>
        <w:rFonts w:ascii="Wingdings 2" w:hAnsi="Wingdings 2" w:hint="default"/>
      </w:rPr>
    </w:lvl>
    <w:lvl w:ilvl="3" w:tplc="0F489420" w:tentative="1">
      <w:start w:val="1"/>
      <w:numFmt w:val="bullet"/>
      <w:lvlText w:val=""/>
      <w:lvlJc w:val="left"/>
      <w:pPr>
        <w:tabs>
          <w:tab w:val="num" w:pos="2880"/>
        </w:tabs>
        <w:ind w:left="2880" w:hanging="360"/>
      </w:pPr>
      <w:rPr>
        <w:rFonts w:ascii="Wingdings 2" w:hAnsi="Wingdings 2" w:hint="default"/>
      </w:rPr>
    </w:lvl>
    <w:lvl w:ilvl="4" w:tplc="0A3E272C" w:tentative="1">
      <w:start w:val="1"/>
      <w:numFmt w:val="bullet"/>
      <w:lvlText w:val=""/>
      <w:lvlJc w:val="left"/>
      <w:pPr>
        <w:tabs>
          <w:tab w:val="num" w:pos="3600"/>
        </w:tabs>
        <w:ind w:left="3600" w:hanging="360"/>
      </w:pPr>
      <w:rPr>
        <w:rFonts w:ascii="Wingdings 2" w:hAnsi="Wingdings 2" w:hint="default"/>
      </w:rPr>
    </w:lvl>
    <w:lvl w:ilvl="5" w:tplc="1848D58A" w:tentative="1">
      <w:start w:val="1"/>
      <w:numFmt w:val="bullet"/>
      <w:lvlText w:val=""/>
      <w:lvlJc w:val="left"/>
      <w:pPr>
        <w:tabs>
          <w:tab w:val="num" w:pos="4320"/>
        </w:tabs>
        <w:ind w:left="4320" w:hanging="360"/>
      </w:pPr>
      <w:rPr>
        <w:rFonts w:ascii="Wingdings 2" w:hAnsi="Wingdings 2" w:hint="default"/>
      </w:rPr>
    </w:lvl>
    <w:lvl w:ilvl="6" w:tplc="C6182ACC" w:tentative="1">
      <w:start w:val="1"/>
      <w:numFmt w:val="bullet"/>
      <w:lvlText w:val=""/>
      <w:lvlJc w:val="left"/>
      <w:pPr>
        <w:tabs>
          <w:tab w:val="num" w:pos="5040"/>
        </w:tabs>
        <w:ind w:left="5040" w:hanging="360"/>
      </w:pPr>
      <w:rPr>
        <w:rFonts w:ascii="Wingdings 2" w:hAnsi="Wingdings 2" w:hint="default"/>
      </w:rPr>
    </w:lvl>
    <w:lvl w:ilvl="7" w:tplc="52DE7606" w:tentative="1">
      <w:start w:val="1"/>
      <w:numFmt w:val="bullet"/>
      <w:lvlText w:val=""/>
      <w:lvlJc w:val="left"/>
      <w:pPr>
        <w:tabs>
          <w:tab w:val="num" w:pos="5760"/>
        </w:tabs>
        <w:ind w:left="5760" w:hanging="360"/>
      </w:pPr>
      <w:rPr>
        <w:rFonts w:ascii="Wingdings 2" w:hAnsi="Wingdings 2" w:hint="default"/>
      </w:rPr>
    </w:lvl>
    <w:lvl w:ilvl="8" w:tplc="3D401D02" w:tentative="1">
      <w:start w:val="1"/>
      <w:numFmt w:val="bullet"/>
      <w:lvlText w:val=""/>
      <w:lvlJc w:val="left"/>
      <w:pPr>
        <w:tabs>
          <w:tab w:val="num" w:pos="6480"/>
        </w:tabs>
        <w:ind w:left="6480" w:hanging="360"/>
      </w:pPr>
      <w:rPr>
        <w:rFonts w:ascii="Wingdings 2" w:hAnsi="Wingdings 2" w:hint="default"/>
      </w:rPr>
    </w:lvl>
  </w:abstractNum>
  <w:num w:numId="1">
    <w:abstractNumId w:val="9"/>
  </w:num>
  <w:num w:numId="2">
    <w:abstractNumId w:val="19"/>
  </w:num>
  <w:num w:numId="3">
    <w:abstractNumId w:val="13"/>
  </w:num>
  <w:num w:numId="4">
    <w:abstractNumId w:val="6"/>
  </w:num>
  <w:num w:numId="5">
    <w:abstractNumId w:val="1"/>
  </w:num>
  <w:num w:numId="6">
    <w:abstractNumId w:val="11"/>
  </w:num>
  <w:num w:numId="7">
    <w:abstractNumId w:val="0"/>
  </w:num>
  <w:num w:numId="8">
    <w:abstractNumId w:val="15"/>
  </w:num>
  <w:num w:numId="9">
    <w:abstractNumId w:val="5"/>
  </w:num>
  <w:num w:numId="10">
    <w:abstractNumId w:val="2"/>
  </w:num>
  <w:num w:numId="11">
    <w:abstractNumId w:val="16"/>
  </w:num>
  <w:num w:numId="12">
    <w:abstractNumId w:val="14"/>
  </w:num>
  <w:num w:numId="13">
    <w:abstractNumId w:val="20"/>
  </w:num>
  <w:num w:numId="14">
    <w:abstractNumId w:val="7"/>
  </w:num>
  <w:num w:numId="15">
    <w:abstractNumId w:val="18"/>
  </w:num>
  <w:num w:numId="16">
    <w:abstractNumId w:val="10"/>
  </w:num>
  <w:num w:numId="17">
    <w:abstractNumId w:val="4"/>
  </w:num>
  <w:num w:numId="18">
    <w:abstractNumId w:val="3"/>
  </w:num>
  <w:num w:numId="19">
    <w:abstractNumId w:val="8"/>
  </w:num>
  <w:num w:numId="20">
    <w:abstractNumId w:val="17"/>
  </w:num>
  <w:num w:numId="21">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homas00420@gmail.com">
    <w15:presenceInfo w15:providerId="Windows Live" w15:userId="ea10b3c8060ae64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revisionView w:markup="0" w:comments="0" w:insDel="0" w:formatting="0" w:inkAnnotations="0"/>
  <w:trackRevisions/>
  <w:documentProtection w:edit="trackedChanges" w:enforcement="1" w:cryptProviderType="rsaAES" w:cryptAlgorithmClass="hash" w:cryptAlgorithmType="typeAny" w:cryptAlgorithmSid="14" w:cryptSpinCount="100000" w:hash="fL8KtWu/FTRhjjExJyUruoEGwUdkhPmINw82ju++pXQ9OZLCiprscZxQyda0TQE5ReQBS3QZKhwqHvuQHkdjTg==" w:salt="VKa9YF3CxtODTn2bFdWqDg=="/>
  <w:defaultTabStop w:val="800"/>
  <w:displayHorizontalDrawingGridEvery w:val="0"/>
  <w:displayVerticalDrawingGridEvery w:val="2"/>
  <w:noPunctuationKerning/>
  <w:characterSpacingControl w:val="doNotCompress"/>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471"/>
    <w:rsid w:val="000302F4"/>
    <w:rsid w:val="000319FE"/>
    <w:rsid w:val="00115E27"/>
    <w:rsid w:val="00133FC0"/>
    <w:rsid w:val="00145BC4"/>
    <w:rsid w:val="001505CE"/>
    <w:rsid w:val="00214A0B"/>
    <w:rsid w:val="0024778F"/>
    <w:rsid w:val="002535AD"/>
    <w:rsid w:val="00256D3E"/>
    <w:rsid w:val="002E33FB"/>
    <w:rsid w:val="002F25C4"/>
    <w:rsid w:val="004023A7"/>
    <w:rsid w:val="004254A0"/>
    <w:rsid w:val="00472FC7"/>
    <w:rsid w:val="004A2DFF"/>
    <w:rsid w:val="004D1DDC"/>
    <w:rsid w:val="004E42FB"/>
    <w:rsid w:val="005202C1"/>
    <w:rsid w:val="00571F26"/>
    <w:rsid w:val="005D1561"/>
    <w:rsid w:val="00633662"/>
    <w:rsid w:val="00661A02"/>
    <w:rsid w:val="00696FB1"/>
    <w:rsid w:val="006A5A6D"/>
    <w:rsid w:val="006F040F"/>
    <w:rsid w:val="007E42DC"/>
    <w:rsid w:val="007F0E02"/>
    <w:rsid w:val="00811F5A"/>
    <w:rsid w:val="00841B85"/>
    <w:rsid w:val="008468FF"/>
    <w:rsid w:val="0087563C"/>
    <w:rsid w:val="008C3CB8"/>
    <w:rsid w:val="009230F3"/>
    <w:rsid w:val="00961A8B"/>
    <w:rsid w:val="009C7471"/>
    <w:rsid w:val="009E138B"/>
    <w:rsid w:val="00A81759"/>
    <w:rsid w:val="00C53B58"/>
    <w:rsid w:val="00C63FFC"/>
    <w:rsid w:val="00C83B9D"/>
    <w:rsid w:val="00C93E66"/>
    <w:rsid w:val="00C97D9C"/>
    <w:rsid w:val="00CD2332"/>
    <w:rsid w:val="00D128E5"/>
    <w:rsid w:val="00D57939"/>
    <w:rsid w:val="00DA4481"/>
    <w:rsid w:val="00DA5347"/>
    <w:rsid w:val="00DD5609"/>
    <w:rsid w:val="00DF5862"/>
    <w:rsid w:val="00EA57C1"/>
    <w:rsid w:val="00EE2651"/>
    <w:rsid w:val="00F9091A"/>
    <w:rsid w:val="00FC740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0E23E96"/>
  <w15:chartTrackingRefBased/>
  <w15:docId w15:val="{665DDFCE-7A3B-42A1-A610-6F0CA3A8E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468FF"/>
    <w:pPr>
      <w:widowControl w:val="0"/>
      <w:wordWrap w:val="0"/>
      <w:autoSpaceDE w:val="0"/>
      <w:autoSpaceDN w:val="0"/>
    </w:pPr>
  </w:style>
  <w:style w:type="paragraph" w:styleId="1">
    <w:name w:val="heading 1"/>
    <w:basedOn w:val="a"/>
    <w:next w:val="a"/>
    <w:link w:val="1Char"/>
    <w:uiPriority w:val="9"/>
    <w:qFormat/>
    <w:rsid w:val="009C7471"/>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semiHidden/>
    <w:unhideWhenUsed/>
    <w:qFormat/>
    <w:rsid w:val="009C7471"/>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C7471"/>
    <w:pPr>
      <w:spacing w:after="0" w:line="240" w:lineRule="auto"/>
      <w:ind w:leftChars="400" w:left="800"/>
    </w:pPr>
  </w:style>
  <w:style w:type="character" w:styleId="a4">
    <w:name w:val="Hyperlink"/>
    <w:basedOn w:val="a0"/>
    <w:uiPriority w:val="99"/>
    <w:rsid w:val="009C7471"/>
    <w:rPr>
      <w:color w:val="0000FF"/>
      <w:u w:val="single"/>
    </w:rPr>
  </w:style>
  <w:style w:type="paragraph" w:styleId="a5">
    <w:name w:val="Normal (Web)"/>
    <w:basedOn w:val="a"/>
    <w:uiPriority w:val="99"/>
    <w:rsid w:val="009C7471"/>
    <w:pPr>
      <w:widowControl/>
      <w:wordWrap/>
      <w:autoSpaceDE/>
      <w:autoSpaceDN/>
      <w:spacing w:before="100" w:beforeAutospacing="1" w:after="100" w:afterAutospacing="1" w:line="240" w:lineRule="auto"/>
      <w:jc w:val="left"/>
    </w:pPr>
    <w:rPr>
      <w:rFonts w:ascii="굴림" w:eastAsia="굴림" w:hAnsi="굴림" w:cs="굴림"/>
      <w:color w:val="000000"/>
      <w:kern w:val="0"/>
      <w:sz w:val="24"/>
      <w:szCs w:val="24"/>
    </w:rPr>
  </w:style>
  <w:style w:type="paragraph" w:customStyle="1" w:styleId="StyleHeading2Bold">
    <w:name w:val="Style Heading 2 + Bold"/>
    <w:basedOn w:val="2"/>
    <w:rsid w:val="009C7471"/>
    <w:pPr>
      <w:spacing w:after="0" w:line="240" w:lineRule="auto"/>
    </w:pPr>
    <w:rPr>
      <w:rFonts w:ascii="Arial" w:eastAsia="돋움" w:hAnsi="Arial" w:cs="Times New Roman"/>
      <w:b/>
      <w:bCs/>
      <w:sz w:val="24"/>
      <w:szCs w:val="24"/>
    </w:rPr>
  </w:style>
  <w:style w:type="paragraph" w:customStyle="1" w:styleId="StyleHeading1Bold">
    <w:name w:val="Style Heading 1 + Bold"/>
    <w:basedOn w:val="1"/>
    <w:next w:val="a"/>
    <w:autoRedefine/>
    <w:rsid w:val="009E138B"/>
    <w:pPr>
      <w:numPr>
        <w:numId w:val="1"/>
      </w:numPr>
      <w:spacing w:after="0" w:line="240" w:lineRule="auto"/>
    </w:pPr>
    <w:rPr>
      <w:rFonts w:ascii="Times New Roman" w:eastAsia="돋움" w:hAnsi="Times New Roman" w:cs="Times New Roman"/>
      <w:b/>
      <w:bCs/>
      <w:sz w:val="24"/>
      <w:szCs w:val="22"/>
    </w:rPr>
  </w:style>
  <w:style w:type="paragraph" w:customStyle="1" w:styleId="References">
    <w:name w:val="References"/>
    <w:basedOn w:val="a"/>
    <w:rsid w:val="009C7471"/>
    <w:pPr>
      <w:numPr>
        <w:numId w:val="2"/>
      </w:numPr>
      <w:tabs>
        <w:tab w:val="left" w:pos="770"/>
      </w:tabs>
      <w:spacing w:after="0" w:line="240" w:lineRule="atLeast"/>
    </w:pPr>
    <w:rPr>
      <w:rFonts w:ascii="Times New Roman" w:eastAsia="바탕" w:hAnsi="Times New Roman" w:cs="Times New Roman"/>
      <w:sz w:val="24"/>
      <w:szCs w:val="24"/>
    </w:rPr>
  </w:style>
  <w:style w:type="paragraph" w:styleId="a6">
    <w:name w:val="Title"/>
    <w:basedOn w:val="a"/>
    <w:link w:val="Char"/>
    <w:qFormat/>
    <w:rsid w:val="009C7471"/>
    <w:pPr>
      <w:spacing w:before="240" w:after="120" w:line="240" w:lineRule="auto"/>
      <w:jc w:val="center"/>
      <w:outlineLvl w:val="0"/>
    </w:pPr>
    <w:rPr>
      <w:rFonts w:ascii="Arial" w:eastAsia="돋움" w:hAnsi="Arial" w:cs="Arial"/>
      <w:b/>
      <w:bCs/>
      <w:sz w:val="44"/>
      <w:szCs w:val="32"/>
    </w:rPr>
  </w:style>
  <w:style w:type="character" w:customStyle="1" w:styleId="Char">
    <w:name w:val="제목 Char"/>
    <w:basedOn w:val="a0"/>
    <w:link w:val="a6"/>
    <w:rsid w:val="009C7471"/>
    <w:rPr>
      <w:rFonts w:ascii="Arial" w:eastAsia="돋움" w:hAnsi="Arial" w:cs="Arial"/>
      <w:b/>
      <w:bCs/>
      <w:sz w:val="44"/>
      <w:szCs w:val="32"/>
    </w:rPr>
  </w:style>
  <w:style w:type="paragraph" w:customStyle="1" w:styleId="NumberArb">
    <w:name w:val="Number Arb"/>
    <w:basedOn w:val="a"/>
    <w:rsid w:val="009C7471"/>
    <w:pPr>
      <w:numPr>
        <w:ilvl w:val="1"/>
        <w:numId w:val="3"/>
      </w:numPr>
      <w:tabs>
        <w:tab w:val="clear" w:pos="1120"/>
        <w:tab w:val="num" w:pos="851"/>
      </w:tabs>
      <w:spacing w:after="0" w:line="240" w:lineRule="auto"/>
      <w:ind w:left="851" w:hanging="451"/>
    </w:pPr>
    <w:rPr>
      <w:rFonts w:ascii="Times New Roman" w:eastAsia="바탕" w:hAnsi="Times New Roman" w:cs="Times New Roman"/>
      <w:sz w:val="24"/>
      <w:szCs w:val="24"/>
    </w:rPr>
  </w:style>
  <w:style w:type="paragraph" w:styleId="a7">
    <w:name w:val="caption"/>
    <w:basedOn w:val="a"/>
    <w:next w:val="a"/>
    <w:uiPriority w:val="35"/>
    <w:qFormat/>
    <w:rsid w:val="009C7471"/>
    <w:pPr>
      <w:spacing w:after="0" w:line="240" w:lineRule="auto"/>
    </w:pPr>
    <w:rPr>
      <w:rFonts w:ascii="Times New Roman" w:eastAsia="바탕" w:hAnsi="Times New Roman" w:cs="Times New Roman"/>
      <w:b/>
      <w:bCs/>
      <w:sz w:val="24"/>
      <w:szCs w:val="20"/>
    </w:rPr>
  </w:style>
  <w:style w:type="table" w:styleId="a8">
    <w:name w:val="Table Grid"/>
    <w:basedOn w:val="a1"/>
    <w:rsid w:val="009C7471"/>
    <w:pPr>
      <w:spacing w:after="0" w:line="240" w:lineRule="auto"/>
      <w:jc w:val="left"/>
    </w:pPr>
    <w:rPr>
      <w:rFonts w:ascii="Times New Roman" w:eastAsia="바탕" w:hAnsi="Times New Roman" w:cs="Times New Roman"/>
      <w:kern w:val="0"/>
      <w:sz w:val="24"/>
      <w:szCs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9">
    <w:name w:val="Light Shading"/>
    <w:basedOn w:val="a1"/>
    <w:uiPriority w:val="60"/>
    <w:rsid w:val="009C7471"/>
    <w:pPr>
      <w:spacing w:after="0" w:line="240" w:lineRule="auto"/>
      <w:jc w:val="left"/>
    </w:pPr>
    <w:rPr>
      <w:rFonts w:ascii="Times New Roman" w:eastAsia="바탕" w:hAnsi="Times New Roman" w:cs="Times New Roman"/>
      <w:color w:val="000000" w:themeColor="text1" w:themeShade="BF"/>
      <w:kern w:val="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2Char">
    <w:name w:val="제목 2 Char"/>
    <w:basedOn w:val="a0"/>
    <w:link w:val="2"/>
    <w:uiPriority w:val="9"/>
    <w:semiHidden/>
    <w:rsid w:val="009C7471"/>
    <w:rPr>
      <w:rFonts w:asciiTheme="majorHAnsi" w:eastAsiaTheme="majorEastAsia" w:hAnsiTheme="majorHAnsi" w:cstheme="majorBidi"/>
    </w:rPr>
  </w:style>
  <w:style w:type="character" w:customStyle="1" w:styleId="1Char">
    <w:name w:val="제목 1 Char"/>
    <w:basedOn w:val="a0"/>
    <w:link w:val="1"/>
    <w:uiPriority w:val="9"/>
    <w:rsid w:val="009C7471"/>
    <w:rPr>
      <w:rFonts w:asciiTheme="majorHAnsi" w:eastAsiaTheme="majorEastAsia" w:hAnsiTheme="majorHAnsi" w:cstheme="majorBidi"/>
      <w:sz w:val="28"/>
      <w:szCs w:val="28"/>
    </w:rPr>
  </w:style>
  <w:style w:type="paragraph" w:customStyle="1" w:styleId="Default">
    <w:name w:val="Default"/>
    <w:rsid w:val="009E138B"/>
    <w:pPr>
      <w:widowControl w:val="0"/>
      <w:autoSpaceDE w:val="0"/>
      <w:autoSpaceDN w:val="0"/>
      <w:adjustRightInd w:val="0"/>
      <w:spacing w:after="0" w:line="240" w:lineRule="auto"/>
      <w:jc w:val="left"/>
    </w:pPr>
    <w:rPr>
      <w:rFonts w:ascii="맑은 고딕" w:eastAsia="맑은 고딕" w:cs="맑은 고딕"/>
      <w:color w:val="000000"/>
      <w:kern w:val="0"/>
      <w:sz w:val="24"/>
      <w:szCs w:val="24"/>
    </w:rPr>
  </w:style>
  <w:style w:type="character" w:styleId="aa">
    <w:name w:val="annotation reference"/>
    <w:basedOn w:val="a0"/>
    <w:uiPriority w:val="99"/>
    <w:semiHidden/>
    <w:unhideWhenUsed/>
    <w:rsid w:val="005202C1"/>
    <w:rPr>
      <w:sz w:val="16"/>
      <w:szCs w:val="16"/>
    </w:rPr>
  </w:style>
  <w:style w:type="paragraph" w:styleId="ab">
    <w:name w:val="annotation text"/>
    <w:basedOn w:val="a"/>
    <w:link w:val="Char0"/>
    <w:uiPriority w:val="99"/>
    <w:unhideWhenUsed/>
    <w:rsid w:val="005202C1"/>
    <w:pPr>
      <w:spacing w:line="240" w:lineRule="auto"/>
    </w:pPr>
    <w:rPr>
      <w:szCs w:val="20"/>
    </w:rPr>
  </w:style>
  <w:style w:type="character" w:customStyle="1" w:styleId="Char0">
    <w:name w:val="메모 텍스트 Char"/>
    <w:basedOn w:val="a0"/>
    <w:link w:val="ab"/>
    <w:uiPriority w:val="99"/>
    <w:rsid w:val="005202C1"/>
    <w:rPr>
      <w:szCs w:val="20"/>
    </w:rPr>
  </w:style>
  <w:style w:type="paragraph" w:styleId="ac">
    <w:name w:val="annotation subject"/>
    <w:basedOn w:val="ab"/>
    <w:next w:val="ab"/>
    <w:link w:val="Char1"/>
    <w:uiPriority w:val="99"/>
    <w:semiHidden/>
    <w:unhideWhenUsed/>
    <w:rsid w:val="005202C1"/>
    <w:rPr>
      <w:b/>
      <w:bCs/>
    </w:rPr>
  </w:style>
  <w:style w:type="character" w:customStyle="1" w:styleId="Char1">
    <w:name w:val="메모 주제 Char"/>
    <w:basedOn w:val="Char0"/>
    <w:link w:val="ac"/>
    <w:uiPriority w:val="99"/>
    <w:semiHidden/>
    <w:rsid w:val="005202C1"/>
    <w:rPr>
      <w:b/>
      <w:bCs/>
      <w:szCs w:val="20"/>
    </w:rPr>
  </w:style>
  <w:style w:type="paragraph" w:styleId="ad">
    <w:name w:val="Balloon Text"/>
    <w:basedOn w:val="a"/>
    <w:link w:val="Char2"/>
    <w:uiPriority w:val="99"/>
    <w:semiHidden/>
    <w:unhideWhenUsed/>
    <w:rsid w:val="005202C1"/>
    <w:pPr>
      <w:spacing w:after="0" w:line="240" w:lineRule="auto"/>
    </w:pPr>
    <w:rPr>
      <w:rFonts w:ascii="Segoe UI" w:hAnsi="Segoe UI" w:cs="Segoe UI"/>
      <w:sz w:val="18"/>
      <w:szCs w:val="18"/>
    </w:rPr>
  </w:style>
  <w:style w:type="character" w:customStyle="1" w:styleId="Char2">
    <w:name w:val="풍선 도움말 텍스트 Char"/>
    <w:basedOn w:val="a0"/>
    <w:link w:val="ad"/>
    <w:uiPriority w:val="99"/>
    <w:semiHidden/>
    <w:rsid w:val="005202C1"/>
    <w:rPr>
      <w:rFonts w:ascii="Segoe UI" w:hAnsi="Segoe UI" w:cs="Segoe UI"/>
      <w:sz w:val="18"/>
      <w:szCs w:val="18"/>
    </w:rPr>
  </w:style>
  <w:style w:type="paragraph" w:styleId="ae">
    <w:name w:val="header"/>
    <w:basedOn w:val="a"/>
    <w:link w:val="Char3"/>
    <w:uiPriority w:val="99"/>
    <w:unhideWhenUsed/>
    <w:rsid w:val="00DF5862"/>
    <w:pPr>
      <w:tabs>
        <w:tab w:val="center" w:pos="4513"/>
        <w:tab w:val="right" w:pos="9026"/>
      </w:tabs>
      <w:snapToGrid w:val="0"/>
    </w:pPr>
  </w:style>
  <w:style w:type="character" w:customStyle="1" w:styleId="Char3">
    <w:name w:val="머리글 Char"/>
    <w:basedOn w:val="a0"/>
    <w:link w:val="ae"/>
    <w:uiPriority w:val="99"/>
    <w:rsid w:val="00DF5862"/>
  </w:style>
  <w:style w:type="paragraph" w:styleId="af">
    <w:name w:val="footer"/>
    <w:basedOn w:val="a"/>
    <w:link w:val="Char4"/>
    <w:uiPriority w:val="99"/>
    <w:unhideWhenUsed/>
    <w:rsid w:val="00DF5862"/>
    <w:pPr>
      <w:tabs>
        <w:tab w:val="center" w:pos="4513"/>
        <w:tab w:val="right" w:pos="9026"/>
      </w:tabs>
      <w:snapToGrid w:val="0"/>
    </w:pPr>
  </w:style>
  <w:style w:type="character" w:customStyle="1" w:styleId="Char4">
    <w:name w:val="바닥글 Char"/>
    <w:basedOn w:val="a0"/>
    <w:link w:val="af"/>
    <w:uiPriority w:val="99"/>
    <w:rsid w:val="00DF5862"/>
  </w:style>
  <w:style w:type="character" w:styleId="af0">
    <w:name w:val="Placeholder Text"/>
    <w:basedOn w:val="a0"/>
    <w:uiPriority w:val="99"/>
    <w:semiHidden/>
    <w:rsid w:val="006F040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912861">
      <w:bodyDiv w:val="1"/>
      <w:marLeft w:val="0"/>
      <w:marRight w:val="0"/>
      <w:marTop w:val="0"/>
      <w:marBottom w:val="0"/>
      <w:divBdr>
        <w:top w:val="none" w:sz="0" w:space="0" w:color="auto"/>
        <w:left w:val="none" w:sz="0" w:space="0" w:color="auto"/>
        <w:bottom w:val="none" w:sz="0" w:space="0" w:color="auto"/>
        <w:right w:val="none" w:sz="0" w:space="0" w:color="auto"/>
      </w:divBdr>
    </w:div>
    <w:div w:id="410080743">
      <w:bodyDiv w:val="1"/>
      <w:marLeft w:val="0"/>
      <w:marRight w:val="0"/>
      <w:marTop w:val="0"/>
      <w:marBottom w:val="0"/>
      <w:divBdr>
        <w:top w:val="none" w:sz="0" w:space="0" w:color="auto"/>
        <w:left w:val="none" w:sz="0" w:space="0" w:color="auto"/>
        <w:bottom w:val="none" w:sz="0" w:space="0" w:color="auto"/>
        <w:right w:val="none" w:sz="0" w:space="0" w:color="auto"/>
      </w:divBdr>
      <w:divsChild>
        <w:div w:id="1901162614">
          <w:marLeft w:val="1152"/>
          <w:marRight w:val="0"/>
          <w:marTop w:val="96"/>
          <w:marBottom w:val="0"/>
          <w:divBdr>
            <w:top w:val="none" w:sz="0" w:space="0" w:color="auto"/>
            <w:left w:val="none" w:sz="0" w:space="0" w:color="auto"/>
            <w:bottom w:val="none" w:sz="0" w:space="0" w:color="auto"/>
            <w:right w:val="none" w:sz="0" w:space="0" w:color="auto"/>
          </w:divBdr>
        </w:div>
      </w:divsChild>
    </w:div>
    <w:div w:id="882330143">
      <w:bodyDiv w:val="1"/>
      <w:marLeft w:val="0"/>
      <w:marRight w:val="0"/>
      <w:marTop w:val="0"/>
      <w:marBottom w:val="0"/>
      <w:divBdr>
        <w:top w:val="none" w:sz="0" w:space="0" w:color="auto"/>
        <w:left w:val="none" w:sz="0" w:space="0" w:color="auto"/>
        <w:bottom w:val="none" w:sz="0" w:space="0" w:color="auto"/>
        <w:right w:val="none" w:sz="0" w:space="0" w:color="auto"/>
      </w:divBdr>
      <w:divsChild>
        <w:div w:id="139856008">
          <w:marLeft w:val="1152"/>
          <w:marRight w:val="0"/>
          <w:marTop w:val="86"/>
          <w:marBottom w:val="0"/>
          <w:divBdr>
            <w:top w:val="none" w:sz="0" w:space="0" w:color="auto"/>
            <w:left w:val="none" w:sz="0" w:space="0" w:color="auto"/>
            <w:bottom w:val="none" w:sz="0" w:space="0" w:color="auto"/>
            <w:right w:val="none" w:sz="0" w:space="0" w:color="auto"/>
          </w:divBdr>
        </w:div>
        <w:div w:id="1206019290">
          <w:marLeft w:val="1152"/>
          <w:marRight w:val="0"/>
          <w:marTop w:val="86"/>
          <w:marBottom w:val="0"/>
          <w:divBdr>
            <w:top w:val="none" w:sz="0" w:space="0" w:color="auto"/>
            <w:left w:val="none" w:sz="0" w:space="0" w:color="auto"/>
            <w:bottom w:val="none" w:sz="0" w:space="0" w:color="auto"/>
            <w:right w:val="none" w:sz="0" w:space="0" w:color="auto"/>
          </w:divBdr>
        </w:div>
        <w:div w:id="1403528172">
          <w:marLeft w:val="1152"/>
          <w:marRight w:val="0"/>
          <w:marTop w:val="86"/>
          <w:marBottom w:val="0"/>
          <w:divBdr>
            <w:top w:val="none" w:sz="0" w:space="0" w:color="auto"/>
            <w:left w:val="none" w:sz="0" w:space="0" w:color="auto"/>
            <w:bottom w:val="none" w:sz="0" w:space="0" w:color="auto"/>
            <w:right w:val="none" w:sz="0" w:space="0" w:color="auto"/>
          </w:divBdr>
        </w:div>
        <w:div w:id="2084376847">
          <w:marLeft w:val="1152"/>
          <w:marRight w:val="0"/>
          <w:marTop w:val="86"/>
          <w:marBottom w:val="0"/>
          <w:divBdr>
            <w:top w:val="none" w:sz="0" w:space="0" w:color="auto"/>
            <w:left w:val="none" w:sz="0" w:space="0" w:color="auto"/>
            <w:bottom w:val="none" w:sz="0" w:space="0" w:color="auto"/>
            <w:right w:val="none" w:sz="0" w:space="0" w:color="auto"/>
          </w:divBdr>
        </w:div>
        <w:div w:id="1121069869">
          <w:marLeft w:val="1152"/>
          <w:marRight w:val="0"/>
          <w:marTop w:val="86"/>
          <w:marBottom w:val="0"/>
          <w:divBdr>
            <w:top w:val="none" w:sz="0" w:space="0" w:color="auto"/>
            <w:left w:val="none" w:sz="0" w:space="0" w:color="auto"/>
            <w:bottom w:val="none" w:sz="0" w:space="0" w:color="auto"/>
            <w:right w:val="none" w:sz="0" w:space="0" w:color="auto"/>
          </w:divBdr>
        </w:div>
        <w:div w:id="107938935">
          <w:marLeft w:val="1152"/>
          <w:marRight w:val="0"/>
          <w:marTop w:val="86"/>
          <w:marBottom w:val="0"/>
          <w:divBdr>
            <w:top w:val="none" w:sz="0" w:space="0" w:color="auto"/>
            <w:left w:val="none" w:sz="0" w:space="0" w:color="auto"/>
            <w:bottom w:val="none" w:sz="0" w:space="0" w:color="auto"/>
            <w:right w:val="none" w:sz="0" w:space="0" w:color="auto"/>
          </w:divBdr>
        </w:div>
        <w:div w:id="459107506">
          <w:marLeft w:val="1152"/>
          <w:marRight w:val="0"/>
          <w:marTop w:val="86"/>
          <w:marBottom w:val="0"/>
          <w:divBdr>
            <w:top w:val="none" w:sz="0" w:space="0" w:color="auto"/>
            <w:left w:val="none" w:sz="0" w:space="0" w:color="auto"/>
            <w:bottom w:val="none" w:sz="0" w:space="0" w:color="auto"/>
            <w:right w:val="none" w:sz="0" w:space="0" w:color="auto"/>
          </w:divBdr>
        </w:div>
        <w:div w:id="39018864">
          <w:marLeft w:val="1152"/>
          <w:marRight w:val="0"/>
          <w:marTop w:val="86"/>
          <w:marBottom w:val="0"/>
          <w:divBdr>
            <w:top w:val="none" w:sz="0" w:space="0" w:color="auto"/>
            <w:left w:val="none" w:sz="0" w:space="0" w:color="auto"/>
            <w:bottom w:val="none" w:sz="0" w:space="0" w:color="auto"/>
            <w:right w:val="none" w:sz="0" w:space="0" w:color="auto"/>
          </w:divBdr>
        </w:div>
      </w:divsChild>
    </w:div>
    <w:div w:id="885945249">
      <w:bodyDiv w:val="1"/>
      <w:marLeft w:val="0"/>
      <w:marRight w:val="0"/>
      <w:marTop w:val="0"/>
      <w:marBottom w:val="0"/>
      <w:divBdr>
        <w:top w:val="none" w:sz="0" w:space="0" w:color="auto"/>
        <w:left w:val="none" w:sz="0" w:space="0" w:color="auto"/>
        <w:bottom w:val="none" w:sz="0" w:space="0" w:color="auto"/>
        <w:right w:val="none" w:sz="0" w:space="0" w:color="auto"/>
      </w:divBdr>
      <w:divsChild>
        <w:div w:id="1714963659">
          <w:marLeft w:val="1152"/>
          <w:marRight w:val="0"/>
          <w:marTop w:val="96"/>
          <w:marBottom w:val="0"/>
          <w:divBdr>
            <w:top w:val="none" w:sz="0" w:space="0" w:color="auto"/>
            <w:left w:val="none" w:sz="0" w:space="0" w:color="auto"/>
            <w:bottom w:val="none" w:sz="0" w:space="0" w:color="auto"/>
            <w:right w:val="none" w:sz="0" w:space="0" w:color="auto"/>
          </w:divBdr>
        </w:div>
      </w:divsChild>
    </w:div>
    <w:div w:id="1157301388">
      <w:bodyDiv w:val="1"/>
      <w:marLeft w:val="0"/>
      <w:marRight w:val="0"/>
      <w:marTop w:val="0"/>
      <w:marBottom w:val="0"/>
      <w:divBdr>
        <w:top w:val="none" w:sz="0" w:space="0" w:color="auto"/>
        <w:left w:val="none" w:sz="0" w:space="0" w:color="auto"/>
        <w:bottom w:val="none" w:sz="0" w:space="0" w:color="auto"/>
        <w:right w:val="none" w:sz="0" w:space="0" w:color="auto"/>
      </w:divBdr>
      <w:divsChild>
        <w:div w:id="1976447361">
          <w:marLeft w:val="691"/>
          <w:marRight w:val="0"/>
          <w:marTop w:val="0"/>
          <w:marBottom w:val="0"/>
          <w:divBdr>
            <w:top w:val="none" w:sz="0" w:space="0" w:color="auto"/>
            <w:left w:val="none" w:sz="0" w:space="0" w:color="auto"/>
            <w:bottom w:val="none" w:sz="0" w:space="0" w:color="auto"/>
            <w:right w:val="none" w:sz="0" w:space="0" w:color="auto"/>
          </w:divBdr>
        </w:div>
      </w:divsChild>
    </w:div>
    <w:div w:id="1375078380">
      <w:bodyDiv w:val="1"/>
      <w:marLeft w:val="0"/>
      <w:marRight w:val="0"/>
      <w:marTop w:val="0"/>
      <w:marBottom w:val="0"/>
      <w:divBdr>
        <w:top w:val="none" w:sz="0" w:space="0" w:color="auto"/>
        <w:left w:val="none" w:sz="0" w:space="0" w:color="auto"/>
        <w:bottom w:val="none" w:sz="0" w:space="0" w:color="auto"/>
        <w:right w:val="none" w:sz="0" w:space="0" w:color="auto"/>
      </w:divBdr>
      <w:divsChild>
        <w:div w:id="394013558">
          <w:marLeft w:val="691"/>
          <w:marRight w:val="0"/>
          <w:marTop w:val="0"/>
          <w:marBottom w:val="0"/>
          <w:divBdr>
            <w:top w:val="none" w:sz="0" w:space="0" w:color="auto"/>
            <w:left w:val="none" w:sz="0" w:space="0" w:color="auto"/>
            <w:bottom w:val="none" w:sz="0" w:space="0" w:color="auto"/>
            <w:right w:val="none" w:sz="0" w:space="0" w:color="auto"/>
          </w:divBdr>
        </w:div>
      </w:divsChild>
    </w:div>
    <w:div w:id="1457675728">
      <w:bodyDiv w:val="1"/>
      <w:marLeft w:val="0"/>
      <w:marRight w:val="0"/>
      <w:marTop w:val="0"/>
      <w:marBottom w:val="0"/>
      <w:divBdr>
        <w:top w:val="none" w:sz="0" w:space="0" w:color="auto"/>
        <w:left w:val="none" w:sz="0" w:space="0" w:color="auto"/>
        <w:bottom w:val="none" w:sz="0" w:space="0" w:color="auto"/>
        <w:right w:val="none" w:sz="0" w:space="0" w:color="auto"/>
      </w:divBdr>
      <w:divsChild>
        <w:div w:id="939525323">
          <w:marLeft w:val="691"/>
          <w:marRight w:val="0"/>
          <w:marTop w:val="0"/>
          <w:marBottom w:val="0"/>
          <w:divBdr>
            <w:top w:val="none" w:sz="0" w:space="0" w:color="auto"/>
            <w:left w:val="none" w:sz="0" w:space="0" w:color="auto"/>
            <w:bottom w:val="none" w:sz="0" w:space="0" w:color="auto"/>
            <w:right w:val="none" w:sz="0" w:space="0" w:color="auto"/>
          </w:divBdr>
        </w:div>
      </w:divsChild>
    </w:div>
    <w:div w:id="1470124130">
      <w:bodyDiv w:val="1"/>
      <w:marLeft w:val="0"/>
      <w:marRight w:val="0"/>
      <w:marTop w:val="0"/>
      <w:marBottom w:val="0"/>
      <w:divBdr>
        <w:top w:val="none" w:sz="0" w:space="0" w:color="auto"/>
        <w:left w:val="none" w:sz="0" w:space="0" w:color="auto"/>
        <w:bottom w:val="none" w:sz="0" w:space="0" w:color="auto"/>
        <w:right w:val="none" w:sz="0" w:space="0" w:color="auto"/>
      </w:divBdr>
    </w:div>
    <w:div w:id="1542131703">
      <w:bodyDiv w:val="1"/>
      <w:marLeft w:val="0"/>
      <w:marRight w:val="0"/>
      <w:marTop w:val="0"/>
      <w:marBottom w:val="0"/>
      <w:divBdr>
        <w:top w:val="none" w:sz="0" w:space="0" w:color="auto"/>
        <w:left w:val="none" w:sz="0" w:space="0" w:color="auto"/>
        <w:bottom w:val="none" w:sz="0" w:space="0" w:color="auto"/>
        <w:right w:val="none" w:sz="0" w:space="0" w:color="auto"/>
      </w:divBdr>
    </w:div>
    <w:div w:id="1824656205">
      <w:bodyDiv w:val="1"/>
      <w:marLeft w:val="0"/>
      <w:marRight w:val="0"/>
      <w:marTop w:val="0"/>
      <w:marBottom w:val="0"/>
      <w:divBdr>
        <w:top w:val="none" w:sz="0" w:space="0" w:color="auto"/>
        <w:left w:val="none" w:sz="0" w:space="0" w:color="auto"/>
        <w:bottom w:val="none" w:sz="0" w:space="0" w:color="auto"/>
        <w:right w:val="none" w:sz="0" w:space="0" w:color="auto"/>
      </w:divBdr>
      <w:divsChild>
        <w:div w:id="983581707">
          <w:marLeft w:val="1152"/>
          <w:marRight w:val="0"/>
          <w:marTop w:val="96"/>
          <w:marBottom w:val="0"/>
          <w:divBdr>
            <w:top w:val="none" w:sz="0" w:space="0" w:color="auto"/>
            <w:left w:val="none" w:sz="0" w:space="0" w:color="auto"/>
            <w:bottom w:val="none" w:sz="0" w:space="0" w:color="auto"/>
            <w:right w:val="none" w:sz="0" w:space="0" w:color="auto"/>
          </w:divBdr>
        </w:div>
      </w:divsChild>
    </w:div>
    <w:div w:id="1928074938">
      <w:bodyDiv w:val="1"/>
      <w:marLeft w:val="0"/>
      <w:marRight w:val="0"/>
      <w:marTop w:val="0"/>
      <w:marBottom w:val="0"/>
      <w:divBdr>
        <w:top w:val="none" w:sz="0" w:space="0" w:color="auto"/>
        <w:left w:val="none" w:sz="0" w:space="0" w:color="auto"/>
        <w:bottom w:val="none" w:sz="0" w:space="0" w:color="auto"/>
        <w:right w:val="none" w:sz="0" w:space="0" w:color="auto"/>
      </w:divBdr>
    </w:div>
    <w:div w:id="2118676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ncbi.nlm.nih.gov/geo/" TargetMode="External"/><Relationship Id="rId18" Type="http://schemas.openxmlformats.org/officeDocument/2006/relationships/hyperlink" Target="https://www.ncbi.nlm.nih.gov/geo/"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ncbi.nlm.nih.gov/geo/"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md.stanford.edu/" TargetMode="External"/><Relationship Id="rId23" Type="http://schemas.microsoft.com/office/2011/relationships/people" Target="people.xml"/><Relationship Id="rId10" Type="http://schemas.openxmlformats.org/officeDocument/2006/relationships/image" Target="media/image4.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ebi.ac.uk/arrayexpress/" TargetMode="External"/><Relationship Id="rId22"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13</Pages>
  <Words>3170</Words>
  <Characters>18070</Characters>
  <Application>Microsoft Office Word</Application>
  <DocSecurity>0</DocSecurity>
  <Lines>150</Lines>
  <Paragraphs>42</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thomas00420@gmail.com</dc:creator>
  <cp:keywords/>
  <dc:description/>
  <cp:lastModifiedBy>thomas00420@gmail.com</cp:lastModifiedBy>
  <cp:revision>7</cp:revision>
  <dcterms:created xsi:type="dcterms:W3CDTF">2021-04-23T02:20:00Z</dcterms:created>
  <dcterms:modified xsi:type="dcterms:W3CDTF">2021-05-11T03:47:00Z</dcterms:modified>
</cp:coreProperties>
</file>